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DACF6" w14:textId="77777777" w:rsidR="00A86154" w:rsidRPr="00E3673A" w:rsidRDefault="00A86154" w:rsidP="00A86154">
      <w:pPr>
        <w:jc w:val="both"/>
        <w:rPr>
          <w:sz w:val="26"/>
          <w:szCs w:val="26"/>
        </w:rPr>
      </w:pPr>
    </w:p>
    <w:p w14:paraId="47F1111D" w14:textId="77777777" w:rsidR="00A86154" w:rsidRPr="00E3673A" w:rsidRDefault="00A86154" w:rsidP="00A86154">
      <w:pPr>
        <w:jc w:val="both"/>
        <w:rPr>
          <w:sz w:val="26"/>
          <w:szCs w:val="26"/>
        </w:rPr>
      </w:pPr>
    </w:p>
    <w:p w14:paraId="062A64C6" w14:textId="77777777" w:rsidR="00A86154" w:rsidRPr="00E3673A" w:rsidRDefault="00A86154" w:rsidP="00A86154">
      <w:pPr>
        <w:jc w:val="both"/>
        <w:rPr>
          <w:sz w:val="26"/>
          <w:szCs w:val="26"/>
        </w:rPr>
      </w:pPr>
    </w:p>
    <w:p w14:paraId="2368AE3D" w14:textId="77777777" w:rsidR="00A86154" w:rsidRPr="00E3673A" w:rsidRDefault="00A86154" w:rsidP="00A86154">
      <w:pPr>
        <w:jc w:val="both"/>
        <w:rPr>
          <w:b/>
          <w:sz w:val="26"/>
          <w:szCs w:val="26"/>
        </w:rPr>
      </w:pPr>
    </w:p>
    <w:p w14:paraId="01F11761" w14:textId="77777777" w:rsidR="00A86154" w:rsidRPr="00E3673A" w:rsidRDefault="00A86154" w:rsidP="00A86154">
      <w:pPr>
        <w:jc w:val="both"/>
        <w:rPr>
          <w:b/>
          <w:sz w:val="72"/>
          <w:szCs w:val="72"/>
        </w:rPr>
      </w:pPr>
    </w:p>
    <w:p w14:paraId="191AA714" w14:textId="77777777" w:rsidR="00392156" w:rsidRPr="00E3673A" w:rsidRDefault="00392156" w:rsidP="00392156">
      <w:pPr>
        <w:spacing w:before="120" w:after="120"/>
        <w:jc w:val="center"/>
        <w:rPr>
          <w:b/>
          <w:sz w:val="40"/>
          <w:szCs w:val="40"/>
        </w:rPr>
      </w:pPr>
      <w:r w:rsidRPr="00E3673A">
        <w:rPr>
          <w:b/>
          <w:sz w:val="40"/>
          <w:szCs w:val="40"/>
        </w:rPr>
        <w:t xml:space="preserve">TÀI LIỆU </w:t>
      </w:r>
    </w:p>
    <w:p w14:paraId="2E885EA5" w14:textId="77777777" w:rsidR="00392156" w:rsidRPr="00E3673A" w:rsidRDefault="0062528A" w:rsidP="00392156">
      <w:pPr>
        <w:spacing w:before="120" w:after="120"/>
        <w:jc w:val="center"/>
        <w:rPr>
          <w:b/>
          <w:sz w:val="28"/>
          <w:szCs w:val="28"/>
        </w:rPr>
      </w:pPr>
      <w:r>
        <w:rPr>
          <w:b/>
          <w:sz w:val="40"/>
          <w:szCs w:val="40"/>
        </w:rPr>
        <w:t>ĐẶC TẢ YÊU CẦU NGƯỜI</w:t>
      </w:r>
      <w:r w:rsidR="00392156" w:rsidRPr="00E3673A">
        <w:rPr>
          <w:b/>
          <w:sz w:val="40"/>
          <w:szCs w:val="40"/>
        </w:rPr>
        <w:t xml:space="preserve"> SỬ DỤNG</w:t>
      </w:r>
    </w:p>
    <w:p w14:paraId="40A3A926" w14:textId="77777777" w:rsidR="00392156" w:rsidRPr="00E3673A" w:rsidRDefault="00392156" w:rsidP="00392156">
      <w:pPr>
        <w:spacing w:before="120" w:after="0" w:line="140" w:lineRule="atLeast"/>
        <w:jc w:val="center"/>
        <w:rPr>
          <w:i/>
          <w:sz w:val="28"/>
          <w:szCs w:val="28"/>
        </w:rPr>
      </w:pPr>
      <w:r w:rsidRPr="00E3673A">
        <w:rPr>
          <w:i/>
          <w:sz w:val="28"/>
          <w:szCs w:val="28"/>
        </w:rPr>
        <w:t>Tên phát triển/dự</w:t>
      </w:r>
      <w:r w:rsidR="00430833">
        <w:rPr>
          <w:i/>
          <w:sz w:val="28"/>
          <w:szCs w:val="28"/>
        </w:rPr>
        <w:t xml:space="preserve"> án: Xây dựng chức năng phân quyền tự động trên LIM (áp dụng với ứng dụng LOS)</w:t>
      </w:r>
    </w:p>
    <w:p w14:paraId="619CDC09" w14:textId="77777777" w:rsidR="00392156" w:rsidRPr="00E3673A" w:rsidRDefault="00392156" w:rsidP="00392156">
      <w:pPr>
        <w:spacing w:before="120" w:after="0" w:line="140" w:lineRule="atLeast"/>
        <w:jc w:val="center"/>
        <w:rPr>
          <w:i/>
          <w:sz w:val="28"/>
          <w:szCs w:val="28"/>
        </w:rPr>
      </w:pPr>
      <w:r w:rsidRPr="00E3673A">
        <w:rPr>
          <w:i/>
          <w:sz w:val="28"/>
          <w:szCs w:val="28"/>
        </w:rPr>
        <w:t>Mã hiệu:……………</w:t>
      </w:r>
    </w:p>
    <w:p w14:paraId="59B23F2D" w14:textId="77777777" w:rsidR="001D4A59" w:rsidRPr="00E3673A" w:rsidRDefault="00392156" w:rsidP="00392156">
      <w:pPr>
        <w:spacing w:before="120" w:after="0" w:line="140" w:lineRule="atLeast"/>
        <w:jc w:val="center"/>
        <w:rPr>
          <w:b/>
          <w:sz w:val="40"/>
          <w:szCs w:val="40"/>
        </w:rPr>
      </w:pPr>
      <w:r w:rsidRPr="00E3673A">
        <w:rPr>
          <w:i/>
          <w:sz w:val="28"/>
          <w:szCs w:val="28"/>
        </w:rPr>
        <w:t>Version: ………..</w:t>
      </w:r>
    </w:p>
    <w:p w14:paraId="262E8F7F" w14:textId="77777777" w:rsidR="000C7A9F" w:rsidRDefault="000C7A9F" w:rsidP="000C7A9F">
      <w:pPr>
        <w:jc w:val="center"/>
        <w:rPr>
          <w:b/>
          <w:sz w:val="30"/>
        </w:rPr>
      </w:pPr>
    </w:p>
    <w:p w14:paraId="6343AF0F" w14:textId="77777777" w:rsidR="000C7A9F" w:rsidRDefault="000C7A9F" w:rsidP="000C7A9F">
      <w:pPr>
        <w:jc w:val="center"/>
        <w:rPr>
          <w:b/>
          <w:sz w:val="30"/>
        </w:rPr>
      </w:pPr>
    </w:p>
    <w:p w14:paraId="369FCDEF" w14:textId="77777777" w:rsidR="000C7A9F" w:rsidRDefault="000C7A9F" w:rsidP="000C7A9F">
      <w:pPr>
        <w:jc w:val="center"/>
        <w:rPr>
          <w:b/>
          <w:sz w:val="30"/>
        </w:rPr>
      </w:pPr>
    </w:p>
    <w:p w14:paraId="2BAC0A7D" w14:textId="77777777" w:rsidR="000C7A9F" w:rsidRDefault="000C7A9F" w:rsidP="000C7A9F">
      <w:pPr>
        <w:jc w:val="center"/>
        <w:rPr>
          <w:b/>
          <w:sz w:val="30"/>
        </w:rPr>
      </w:pPr>
    </w:p>
    <w:p w14:paraId="021B2DE3" w14:textId="77777777" w:rsidR="000C7A9F" w:rsidRDefault="000C7A9F" w:rsidP="000C7A9F">
      <w:pPr>
        <w:jc w:val="center"/>
        <w:rPr>
          <w:b/>
          <w:sz w:val="30"/>
        </w:rPr>
      </w:pPr>
    </w:p>
    <w:p w14:paraId="67BC1416" w14:textId="77777777" w:rsidR="000C7A9F" w:rsidRDefault="000C7A9F" w:rsidP="000C7A9F">
      <w:pPr>
        <w:jc w:val="center"/>
        <w:rPr>
          <w:b/>
          <w:sz w:val="30"/>
        </w:rPr>
      </w:pPr>
    </w:p>
    <w:p w14:paraId="355B79CB" w14:textId="77777777" w:rsidR="000C7A9F" w:rsidRDefault="000C7A9F" w:rsidP="000C7A9F">
      <w:pPr>
        <w:jc w:val="center"/>
        <w:rPr>
          <w:b/>
          <w:sz w:val="30"/>
        </w:rPr>
      </w:pPr>
    </w:p>
    <w:p w14:paraId="115C3D83" w14:textId="77777777" w:rsidR="000C7A9F" w:rsidRDefault="000C7A9F" w:rsidP="000C7A9F">
      <w:pPr>
        <w:jc w:val="center"/>
        <w:rPr>
          <w:b/>
          <w:sz w:val="30"/>
        </w:rPr>
      </w:pPr>
    </w:p>
    <w:p w14:paraId="1AB0791F" w14:textId="77777777" w:rsidR="000C7A9F" w:rsidRDefault="000C7A9F" w:rsidP="000C7A9F">
      <w:pPr>
        <w:jc w:val="center"/>
        <w:rPr>
          <w:b/>
          <w:sz w:val="30"/>
        </w:rPr>
      </w:pPr>
    </w:p>
    <w:p w14:paraId="7F236C61" w14:textId="77777777" w:rsidR="000C7A9F" w:rsidRDefault="000C7A9F" w:rsidP="000C7A9F">
      <w:pPr>
        <w:jc w:val="center"/>
        <w:rPr>
          <w:b/>
          <w:sz w:val="30"/>
        </w:rPr>
      </w:pPr>
    </w:p>
    <w:p w14:paraId="0D01C871" w14:textId="77777777" w:rsidR="000C7A9F" w:rsidRDefault="000C7A9F" w:rsidP="000C7A9F">
      <w:pPr>
        <w:jc w:val="center"/>
        <w:rPr>
          <w:b/>
          <w:sz w:val="30"/>
        </w:rPr>
      </w:pPr>
    </w:p>
    <w:p w14:paraId="18734CA1" w14:textId="77777777" w:rsidR="000C7A9F" w:rsidRDefault="000C7A9F" w:rsidP="000C7A9F">
      <w:pPr>
        <w:jc w:val="center"/>
        <w:rPr>
          <w:b/>
          <w:sz w:val="30"/>
        </w:rPr>
      </w:pPr>
    </w:p>
    <w:p w14:paraId="1A4F6B19" w14:textId="77777777" w:rsidR="000C7A9F" w:rsidRDefault="000C7A9F" w:rsidP="000C7A9F">
      <w:pPr>
        <w:jc w:val="center"/>
        <w:rPr>
          <w:b/>
          <w:sz w:val="30"/>
        </w:rPr>
      </w:pPr>
      <w:r w:rsidRPr="00E576CE">
        <w:rPr>
          <w:b/>
          <w:sz w:val="30"/>
        </w:rPr>
        <w:lastRenderedPageBreak/>
        <w:t>BẢNG GHI NHẬN THAY ĐỔI TÀI LIỆU</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75"/>
        <w:gridCol w:w="1310"/>
        <w:gridCol w:w="1120"/>
        <w:gridCol w:w="2790"/>
        <w:gridCol w:w="2070"/>
        <w:gridCol w:w="1170"/>
      </w:tblGrid>
      <w:tr w:rsidR="000C7A9F" w:rsidRPr="00605ACE" w14:paraId="365618AD" w14:textId="77777777" w:rsidTr="00A825BE">
        <w:tc>
          <w:tcPr>
            <w:tcW w:w="1075" w:type="dxa"/>
            <w:shd w:val="pct10" w:color="auto" w:fill="FFFFFF"/>
          </w:tcPr>
          <w:p w14:paraId="73CC50CE" w14:textId="77777777" w:rsidR="000C7A9F" w:rsidRPr="00261C1B" w:rsidRDefault="000C7A9F" w:rsidP="00A825BE">
            <w:pPr>
              <w:jc w:val="center"/>
              <w:rPr>
                <w:b/>
              </w:rPr>
            </w:pPr>
            <w:r w:rsidRPr="00261C1B">
              <w:rPr>
                <w:b/>
              </w:rPr>
              <w:t xml:space="preserve">Phiên bản cũ </w:t>
            </w:r>
          </w:p>
        </w:tc>
        <w:tc>
          <w:tcPr>
            <w:tcW w:w="1310" w:type="dxa"/>
            <w:shd w:val="pct10" w:color="auto" w:fill="FFFFFF"/>
          </w:tcPr>
          <w:p w14:paraId="0044EDEB" w14:textId="77777777" w:rsidR="000C7A9F" w:rsidRPr="00261C1B" w:rsidRDefault="000C7A9F" w:rsidP="00A825BE">
            <w:pPr>
              <w:jc w:val="center"/>
              <w:rPr>
                <w:b/>
                <w:snapToGrid w:val="0"/>
              </w:rPr>
            </w:pPr>
            <w:r w:rsidRPr="00261C1B">
              <w:rPr>
                <w:b/>
              </w:rPr>
              <w:t>Ngày thay đổi</w:t>
            </w:r>
          </w:p>
        </w:tc>
        <w:tc>
          <w:tcPr>
            <w:tcW w:w="1120" w:type="dxa"/>
            <w:shd w:val="pct10" w:color="auto" w:fill="FFFFFF"/>
          </w:tcPr>
          <w:p w14:paraId="6F68063E" w14:textId="77777777" w:rsidR="000C7A9F" w:rsidRPr="00261C1B" w:rsidRDefault="000C7A9F" w:rsidP="00A825BE">
            <w:pPr>
              <w:jc w:val="center"/>
              <w:rPr>
                <w:b/>
              </w:rPr>
            </w:pPr>
            <w:r w:rsidRPr="00261C1B">
              <w:rPr>
                <w:b/>
                <w:snapToGrid w:val="0"/>
              </w:rPr>
              <w:t>Vị trí thay đổi</w:t>
            </w:r>
          </w:p>
        </w:tc>
        <w:tc>
          <w:tcPr>
            <w:tcW w:w="2790" w:type="dxa"/>
            <w:shd w:val="pct10" w:color="auto" w:fill="FFFFFF"/>
          </w:tcPr>
          <w:p w14:paraId="04C4695F" w14:textId="77777777" w:rsidR="000C7A9F" w:rsidRPr="00261C1B" w:rsidRDefault="000C7A9F" w:rsidP="00A825BE">
            <w:pPr>
              <w:jc w:val="center"/>
              <w:rPr>
                <w:b/>
              </w:rPr>
            </w:pPr>
            <w:r w:rsidRPr="00261C1B">
              <w:rPr>
                <w:b/>
              </w:rPr>
              <w:t>Mô tả thay đổi</w:t>
            </w:r>
          </w:p>
        </w:tc>
        <w:tc>
          <w:tcPr>
            <w:tcW w:w="2070" w:type="dxa"/>
            <w:shd w:val="pct10" w:color="auto" w:fill="FFFFFF"/>
          </w:tcPr>
          <w:p w14:paraId="7E0B1223" w14:textId="77777777" w:rsidR="000C7A9F" w:rsidRPr="00261C1B" w:rsidRDefault="000C7A9F" w:rsidP="00A825BE">
            <w:pPr>
              <w:jc w:val="center"/>
              <w:rPr>
                <w:b/>
              </w:rPr>
            </w:pPr>
            <w:r>
              <w:rPr>
                <w:b/>
              </w:rPr>
              <w:t>Lý do thay đổi</w:t>
            </w:r>
          </w:p>
        </w:tc>
        <w:tc>
          <w:tcPr>
            <w:tcW w:w="1170" w:type="dxa"/>
            <w:shd w:val="pct10" w:color="auto" w:fill="FFFFFF"/>
          </w:tcPr>
          <w:p w14:paraId="09C3C480" w14:textId="77777777" w:rsidR="000C7A9F" w:rsidRPr="00261C1B" w:rsidRDefault="000C7A9F" w:rsidP="00A825BE">
            <w:pPr>
              <w:jc w:val="center"/>
              <w:rPr>
                <w:b/>
              </w:rPr>
            </w:pPr>
            <w:r w:rsidRPr="00261C1B">
              <w:rPr>
                <w:b/>
              </w:rPr>
              <w:t>Phiên bản mới</w:t>
            </w:r>
          </w:p>
        </w:tc>
      </w:tr>
      <w:tr w:rsidR="000C7A9F" w:rsidRPr="00605ACE" w14:paraId="6342DC2F" w14:textId="77777777" w:rsidTr="00A825BE">
        <w:trPr>
          <w:trHeight w:val="296"/>
        </w:trPr>
        <w:tc>
          <w:tcPr>
            <w:tcW w:w="1075" w:type="dxa"/>
          </w:tcPr>
          <w:p w14:paraId="1FFD64D7" w14:textId="77777777" w:rsidR="000C7A9F" w:rsidRPr="00605ACE" w:rsidRDefault="000C7A9F" w:rsidP="00A825BE">
            <w:pPr>
              <w:rPr>
                <w:sz w:val="18"/>
              </w:rPr>
            </w:pPr>
          </w:p>
        </w:tc>
        <w:tc>
          <w:tcPr>
            <w:tcW w:w="1310" w:type="dxa"/>
          </w:tcPr>
          <w:p w14:paraId="5712443A" w14:textId="77777777" w:rsidR="000C7A9F" w:rsidRPr="00605ACE" w:rsidRDefault="000C7A9F" w:rsidP="00A825BE">
            <w:pPr>
              <w:rPr>
                <w:sz w:val="18"/>
              </w:rPr>
            </w:pPr>
          </w:p>
        </w:tc>
        <w:tc>
          <w:tcPr>
            <w:tcW w:w="1120" w:type="dxa"/>
          </w:tcPr>
          <w:p w14:paraId="72D040C8" w14:textId="77777777" w:rsidR="000C7A9F" w:rsidRPr="00605ACE" w:rsidRDefault="000C7A9F" w:rsidP="00A825BE">
            <w:pPr>
              <w:rPr>
                <w:sz w:val="18"/>
              </w:rPr>
            </w:pPr>
          </w:p>
        </w:tc>
        <w:tc>
          <w:tcPr>
            <w:tcW w:w="2790" w:type="dxa"/>
          </w:tcPr>
          <w:p w14:paraId="3A521F15" w14:textId="77777777" w:rsidR="000C7A9F" w:rsidRPr="00605ACE" w:rsidRDefault="000C7A9F" w:rsidP="00A825BE">
            <w:pPr>
              <w:rPr>
                <w:sz w:val="18"/>
              </w:rPr>
            </w:pPr>
          </w:p>
        </w:tc>
        <w:tc>
          <w:tcPr>
            <w:tcW w:w="2070" w:type="dxa"/>
          </w:tcPr>
          <w:p w14:paraId="7B7F4E27" w14:textId="77777777" w:rsidR="000C7A9F" w:rsidRPr="00605ACE" w:rsidRDefault="000C7A9F" w:rsidP="00A825BE">
            <w:pPr>
              <w:rPr>
                <w:sz w:val="18"/>
              </w:rPr>
            </w:pPr>
          </w:p>
        </w:tc>
        <w:tc>
          <w:tcPr>
            <w:tcW w:w="1170" w:type="dxa"/>
          </w:tcPr>
          <w:p w14:paraId="5DE63317" w14:textId="77777777" w:rsidR="000C7A9F" w:rsidRPr="00605ACE" w:rsidRDefault="000C7A9F" w:rsidP="00A825BE">
            <w:pPr>
              <w:rPr>
                <w:sz w:val="18"/>
              </w:rPr>
            </w:pPr>
          </w:p>
        </w:tc>
      </w:tr>
      <w:tr w:rsidR="000C7A9F" w:rsidRPr="00605ACE" w14:paraId="5637672C" w14:textId="77777777" w:rsidTr="00A825BE">
        <w:tc>
          <w:tcPr>
            <w:tcW w:w="1075" w:type="dxa"/>
          </w:tcPr>
          <w:p w14:paraId="1705E752" w14:textId="77777777" w:rsidR="000C7A9F" w:rsidRPr="00605ACE" w:rsidRDefault="000C7A9F" w:rsidP="00A825BE">
            <w:pPr>
              <w:rPr>
                <w:sz w:val="18"/>
              </w:rPr>
            </w:pPr>
          </w:p>
        </w:tc>
        <w:tc>
          <w:tcPr>
            <w:tcW w:w="1310" w:type="dxa"/>
          </w:tcPr>
          <w:p w14:paraId="5887EC03" w14:textId="77777777" w:rsidR="000C7A9F" w:rsidRPr="00605ACE" w:rsidRDefault="000C7A9F" w:rsidP="00A825BE">
            <w:pPr>
              <w:rPr>
                <w:sz w:val="18"/>
              </w:rPr>
            </w:pPr>
          </w:p>
        </w:tc>
        <w:tc>
          <w:tcPr>
            <w:tcW w:w="1120" w:type="dxa"/>
          </w:tcPr>
          <w:p w14:paraId="717603E8" w14:textId="77777777" w:rsidR="000C7A9F" w:rsidRPr="00605ACE" w:rsidRDefault="000C7A9F" w:rsidP="00A825BE">
            <w:pPr>
              <w:rPr>
                <w:sz w:val="18"/>
              </w:rPr>
            </w:pPr>
          </w:p>
        </w:tc>
        <w:tc>
          <w:tcPr>
            <w:tcW w:w="2790" w:type="dxa"/>
          </w:tcPr>
          <w:p w14:paraId="5780CCCC" w14:textId="77777777" w:rsidR="000C7A9F" w:rsidRPr="00605ACE" w:rsidRDefault="000C7A9F" w:rsidP="00A825BE">
            <w:pPr>
              <w:rPr>
                <w:sz w:val="18"/>
              </w:rPr>
            </w:pPr>
          </w:p>
        </w:tc>
        <w:tc>
          <w:tcPr>
            <w:tcW w:w="2070" w:type="dxa"/>
          </w:tcPr>
          <w:p w14:paraId="033D8F25" w14:textId="77777777" w:rsidR="000C7A9F" w:rsidRPr="00605ACE" w:rsidRDefault="000C7A9F" w:rsidP="00A825BE">
            <w:pPr>
              <w:rPr>
                <w:sz w:val="18"/>
              </w:rPr>
            </w:pPr>
          </w:p>
        </w:tc>
        <w:tc>
          <w:tcPr>
            <w:tcW w:w="1170" w:type="dxa"/>
          </w:tcPr>
          <w:p w14:paraId="6BA93A88" w14:textId="77777777" w:rsidR="000C7A9F" w:rsidRPr="00605ACE" w:rsidRDefault="000C7A9F" w:rsidP="00A825BE">
            <w:pPr>
              <w:rPr>
                <w:sz w:val="18"/>
              </w:rPr>
            </w:pPr>
          </w:p>
        </w:tc>
      </w:tr>
      <w:tr w:rsidR="000C7A9F" w:rsidRPr="00605ACE" w14:paraId="40E21B63" w14:textId="77777777" w:rsidTr="00A825BE">
        <w:tc>
          <w:tcPr>
            <w:tcW w:w="1075" w:type="dxa"/>
          </w:tcPr>
          <w:p w14:paraId="267DE5D1" w14:textId="77777777" w:rsidR="000C7A9F" w:rsidRPr="00605ACE" w:rsidRDefault="000C7A9F" w:rsidP="00A825BE">
            <w:pPr>
              <w:rPr>
                <w:sz w:val="18"/>
              </w:rPr>
            </w:pPr>
          </w:p>
        </w:tc>
        <w:tc>
          <w:tcPr>
            <w:tcW w:w="1310" w:type="dxa"/>
          </w:tcPr>
          <w:p w14:paraId="46E64CCE" w14:textId="77777777" w:rsidR="000C7A9F" w:rsidRPr="00605ACE" w:rsidRDefault="000C7A9F" w:rsidP="00A825BE">
            <w:pPr>
              <w:rPr>
                <w:sz w:val="18"/>
              </w:rPr>
            </w:pPr>
          </w:p>
        </w:tc>
        <w:tc>
          <w:tcPr>
            <w:tcW w:w="1120" w:type="dxa"/>
          </w:tcPr>
          <w:p w14:paraId="0C1D586D" w14:textId="77777777" w:rsidR="000C7A9F" w:rsidRPr="00605ACE" w:rsidRDefault="000C7A9F" w:rsidP="00A825BE">
            <w:pPr>
              <w:rPr>
                <w:sz w:val="18"/>
              </w:rPr>
            </w:pPr>
          </w:p>
        </w:tc>
        <w:tc>
          <w:tcPr>
            <w:tcW w:w="2790" w:type="dxa"/>
          </w:tcPr>
          <w:p w14:paraId="5CD5FC0D" w14:textId="77777777" w:rsidR="000C7A9F" w:rsidRPr="00605ACE" w:rsidRDefault="000C7A9F" w:rsidP="00A825BE">
            <w:pPr>
              <w:rPr>
                <w:sz w:val="18"/>
              </w:rPr>
            </w:pPr>
          </w:p>
        </w:tc>
        <w:tc>
          <w:tcPr>
            <w:tcW w:w="2070" w:type="dxa"/>
          </w:tcPr>
          <w:p w14:paraId="1833703E" w14:textId="77777777" w:rsidR="000C7A9F" w:rsidRPr="00605ACE" w:rsidRDefault="000C7A9F" w:rsidP="00A825BE">
            <w:pPr>
              <w:rPr>
                <w:sz w:val="18"/>
              </w:rPr>
            </w:pPr>
          </w:p>
        </w:tc>
        <w:tc>
          <w:tcPr>
            <w:tcW w:w="1170" w:type="dxa"/>
          </w:tcPr>
          <w:p w14:paraId="0865B51F" w14:textId="77777777" w:rsidR="000C7A9F" w:rsidRPr="00605ACE" w:rsidRDefault="000C7A9F" w:rsidP="00A825BE">
            <w:pPr>
              <w:rPr>
                <w:sz w:val="18"/>
              </w:rPr>
            </w:pPr>
          </w:p>
        </w:tc>
      </w:tr>
      <w:tr w:rsidR="000C7A9F" w:rsidRPr="00605ACE" w14:paraId="09467939" w14:textId="77777777" w:rsidTr="00A825BE">
        <w:tc>
          <w:tcPr>
            <w:tcW w:w="1075" w:type="dxa"/>
          </w:tcPr>
          <w:p w14:paraId="3D41767D" w14:textId="77777777" w:rsidR="000C7A9F" w:rsidRPr="00605ACE" w:rsidRDefault="000C7A9F" w:rsidP="00A825BE">
            <w:pPr>
              <w:rPr>
                <w:sz w:val="18"/>
              </w:rPr>
            </w:pPr>
          </w:p>
        </w:tc>
        <w:tc>
          <w:tcPr>
            <w:tcW w:w="1310" w:type="dxa"/>
          </w:tcPr>
          <w:p w14:paraId="136B64DE" w14:textId="77777777" w:rsidR="000C7A9F" w:rsidRPr="00605ACE" w:rsidRDefault="000C7A9F" w:rsidP="00A825BE">
            <w:pPr>
              <w:rPr>
                <w:sz w:val="18"/>
              </w:rPr>
            </w:pPr>
          </w:p>
        </w:tc>
        <w:tc>
          <w:tcPr>
            <w:tcW w:w="1120" w:type="dxa"/>
          </w:tcPr>
          <w:p w14:paraId="1A0948C1" w14:textId="77777777" w:rsidR="000C7A9F" w:rsidRPr="00605ACE" w:rsidRDefault="000C7A9F" w:rsidP="00A825BE">
            <w:pPr>
              <w:rPr>
                <w:sz w:val="18"/>
              </w:rPr>
            </w:pPr>
          </w:p>
        </w:tc>
        <w:tc>
          <w:tcPr>
            <w:tcW w:w="2790" w:type="dxa"/>
          </w:tcPr>
          <w:p w14:paraId="7138DF1D" w14:textId="77777777" w:rsidR="000C7A9F" w:rsidRPr="00605ACE" w:rsidRDefault="000C7A9F" w:rsidP="00A825BE">
            <w:pPr>
              <w:rPr>
                <w:sz w:val="18"/>
              </w:rPr>
            </w:pPr>
          </w:p>
        </w:tc>
        <w:tc>
          <w:tcPr>
            <w:tcW w:w="2070" w:type="dxa"/>
          </w:tcPr>
          <w:p w14:paraId="2DD454EC" w14:textId="77777777" w:rsidR="000C7A9F" w:rsidRPr="00605ACE" w:rsidRDefault="000C7A9F" w:rsidP="00A825BE">
            <w:pPr>
              <w:rPr>
                <w:sz w:val="18"/>
              </w:rPr>
            </w:pPr>
          </w:p>
        </w:tc>
        <w:tc>
          <w:tcPr>
            <w:tcW w:w="1170" w:type="dxa"/>
          </w:tcPr>
          <w:p w14:paraId="45CA9F1A" w14:textId="77777777" w:rsidR="000C7A9F" w:rsidRPr="00605ACE" w:rsidRDefault="000C7A9F" w:rsidP="00A825BE">
            <w:pPr>
              <w:rPr>
                <w:sz w:val="18"/>
              </w:rPr>
            </w:pPr>
          </w:p>
        </w:tc>
      </w:tr>
      <w:tr w:rsidR="000C7A9F" w:rsidRPr="00605ACE" w14:paraId="3A04A8B3" w14:textId="77777777" w:rsidTr="00A825BE">
        <w:tc>
          <w:tcPr>
            <w:tcW w:w="1075" w:type="dxa"/>
          </w:tcPr>
          <w:p w14:paraId="6FA52BD6" w14:textId="77777777" w:rsidR="000C7A9F" w:rsidRPr="00605ACE" w:rsidRDefault="000C7A9F" w:rsidP="00A825BE">
            <w:pPr>
              <w:rPr>
                <w:sz w:val="18"/>
              </w:rPr>
            </w:pPr>
          </w:p>
        </w:tc>
        <w:tc>
          <w:tcPr>
            <w:tcW w:w="1310" w:type="dxa"/>
          </w:tcPr>
          <w:p w14:paraId="2E8FB06C" w14:textId="77777777" w:rsidR="000C7A9F" w:rsidRPr="00605ACE" w:rsidRDefault="000C7A9F" w:rsidP="00A825BE">
            <w:pPr>
              <w:rPr>
                <w:sz w:val="18"/>
              </w:rPr>
            </w:pPr>
          </w:p>
        </w:tc>
        <w:tc>
          <w:tcPr>
            <w:tcW w:w="1120" w:type="dxa"/>
          </w:tcPr>
          <w:p w14:paraId="596FE67D" w14:textId="77777777" w:rsidR="000C7A9F" w:rsidRPr="00605ACE" w:rsidRDefault="000C7A9F" w:rsidP="00A825BE">
            <w:pPr>
              <w:rPr>
                <w:sz w:val="18"/>
              </w:rPr>
            </w:pPr>
          </w:p>
        </w:tc>
        <w:tc>
          <w:tcPr>
            <w:tcW w:w="2790" w:type="dxa"/>
          </w:tcPr>
          <w:p w14:paraId="34EA3FA6" w14:textId="77777777" w:rsidR="000C7A9F" w:rsidRPr="00605ACE" w:rsidRDefault="000C7A9F" w:rsidP="00A825BE">
            <w:pPr>
              <w:rPr>
                <w:sz w:val="18"/>
              </w:rPr>
            </w:pPr>
          </w:p>
        </w:tc>
        <w:tc>
          <w:tcPr>
            <w:tcW w:w="2070" w:type="dxa"/>
          </w:tcPr>
          <w:p w14:paraId="19988EE9" w14:textId="77777777" w:rsidR="000C7A9F" w:rsidRPr="00605ACE" w:rsidRDefault="000C7A9F" w:rsidP="00A825BE">
            <w:pPr>
              <w:rPr>
                <w:sz w:val="18"/>
              </w:rPr>
            </w:pPr>
          </w:p>
        </w:tc>
        <w:tc>
          <w:tcPr>
            <w:tcW w:w="1170" w:type="dxa"/>
          </w:tcPr>
          <w:p w14:paraId="0CAF3EB0" w14:textId="77777777" w:rsidR="000C7A9F" w:rsidRPr="00605ACE" w:rsidRDefault="000C7A9F" w:rsidP="00A825BE">
            <w:pPr>
              <w:rPr>
                <w:sz w:val="18"/>
              </w:rPr>
            </w:pPr>
          </w:p>
        </w:tc>
      </w:tr>
      <w:tr w:rsidR="000C7A9F" w:rsidRPr="00605ACE" w14:paraId="072C0529" w14:textId="77777777" w:rsidTr="00A825BE">
        <w:tc>
          <w:tcPr>
            <w:tcW w:w="1075" w:type="dxa"/>
          </w:tcPr>
          <w:p w14:paraId="5FC8AECC" w14:textId="77777777" w:rsidR="000C7A9F" w:rsidRPr="00605ACE" w:rsidRDefault="000C7A9F" w:rsidP="00A825BE">
            <w:pPr>
              <w:rPr>
                <w:sz w:val="18"/>
              </w:rPr>
            </w:pPr>
          </w:p>
        </w:tc>
        <w:tc>
          <w:tcPr>
            <w:tcW w:w="1310" w:type="dxa"/>
          </w:tcPr>
          <w:p w14:paraId="30E6A4CC" w14:textId="77777777" w:rsidR="000C7A9F" w:rsidRPr="00605ACE" w:rsidRDefault="000C7A9F" w:rsidP="00A825BE">
            <w:pPr>
              <w:rPr>
                <w:sz w:val="18"/>
              </w:rPr>
            </w:pPr>
          </w:p>
        </w:tc>
        <w:tc>
          <w:tcPr>
            <w:tcW w:w="1120" w:type="dxa"/>
          </w:tcPr>
          <w:p w14:paraId="1B4CF40A" w14:textId="77777777" w:rsidR="000C7A9F" w:rsidRPr="00605ACE" w:rsidRDefault="000C7A9F" w:rsidP="00A825BE">
            <w:pPr>
              <w:rPr>
                <w:sz w:val="18"/>
              </w:rPr>
            </w:pPr>
          </w:p>
        </w:tc>
        <w:tc>
          <w:tcPr>
            <w:tcW w:w="2790" w:type="dxa"/>
          </w:tcPr>
          <w:p w14:paraId="723AD382" w14:textId="77777777" w:rsidR="000C7A9F" w:rsidRPr="00605ACE" w:rsidRDefault="000C7A9F" w:rsidP="00A825BE">
            <w:pPr>
              <w:rPr>
                <w:sz w:val="18"/>
              </w:rPr>
            </w:pPr>
          </w:p>
        </w:tc>
        <w:tc>
          <w:tcPr>
            <w:tcW w:w="2070" w:type="dxa"/>
          </w:tcPr>
          <w:p w14:paraId="55D1250D" w14:textId="77777777" w:rsidR="000C7A9F" w:rsidRPr="00605ACE" w:rsidRDefault="000C7A9F" w:rsidP="00A825BE">
            <w:pPr>
              <w:rPr>
                <w:sz w:val="18"/>
              </w:rPr>
            </w:pPr>
          </w:p>
        </w:tc>
        <w:tc>
          <w:tcPr>
            <w:tcW w:w="1170" w:type="dxa"/>
          </w:tcPr>
          <w:p w14:paraId="53874341" w14:textId="77777777" w:rsidR="000C7A9F" w:rsidRPr="00605ACE" w:rsidRDefault="000C7A9F" w:rsidP="00A825BE">
            <w:pPr>
              <w:rPr>
                <w:sz w:val="18"/>
              </w:rPr>
            </w:pPr>
          </w:p>
        </w:tc>
      </w:tr>
      <w:tr w:rsidR="000C7A9F" w:rsidRPr="00605ACE" w14:paraId="24AE34A0" w14:textId="77777777" w:rsidTr="00A825BE">
        <w:tc>
          <w:tcPr>
            <w:tcW w:w="1075" w:type="dxa"/>
          </w:tcPr>
          <w:p w14:paraId="3ECEA2A1" w14:textId="77777777" w:rsidR="000C7A9F" w:rsidRPr="00605ACE" w:rsidRDefault="000C7A9F" w:rsidP="00A825BE">
            <w:pPr>
              <w:rPr>
                <w:sz w:val="18"/>
              </w:rPr>
            </w:pPr>
          </w:p>
        </w:tc>
        <w:tc>
          <w:tcPr>
            <w:tcW w:w="1310" w:type="dxa"/>
          </w:tcPr>
          <w:p w14:paraId="1841BED3" w14:textId="77777777" w:rsidR="000C7A9F" w:rsidRPr="00605ACE" w:rsidRDefault="000C7A9F" w:rsidP="00A825BE">
            <w:pPr>
              <w:rPr>
                <w:sz w:val="18"/>
              </w:rPr>
            </w:pPr>
          </w:p>
        </w:tc>
        <w:tc>
          <w:tcPr>
            <w:tcW w:w="1120" w:type="dxa"/>
          </w:tcPr>
          <w:p w14:paraId="2D42714E" w14:textId="77777777" w:rsidR="000C7A9F" w:rsidRPr="00605ACE" w:rsidRDefault="000C7A9F" w:rsidP="00A825BE">
            <w:pPr>
              <w:rPr>
                <w:sz w:val="18"/>
              </w:rPr>
            </w:pPr>
          </w:p>
        </w:tc>
        <w:tc>
          <w:tcPr>
            <w:tcW w:w="2790" w:type="dxa"/>
          </w:tcPr>
          <w:p w14:paraId="69019034" w14:textId="77777777" w:rsidR="000C7A9F" w:rsidRPr="00605ACE" w:rsidRDefault="000C7A9F" w:rsidP="00A825BE">
            <w:pPr>
              <w:rPr>
                <w:sz w:val="18"/>
              </w:rPr>
            </w:pPr>
          </w:p>
        </w:tc>
        <w:tc>
          <w:tcPr>
            <w:tcW w:w="2070" w:type="dxa"/>
          </w:tcPr>
          <w:p w14:paraId="7C06170B" w14:textId="77777777" w:rsidR="000C7A9F" w:rsidRPr="00605ACE" w:rsidRDefault="000C7A9F" w:rsidP="00A825BE">
            <w:pPr>
              <w:rPr>
                <w:sz w:val="18"/>
              </w:rPr>
            </w:pPr>
          </w:p>
        </w:tc>
        <w:tc>
          <w:tcPr>
            <w:tcW w:w="1170" w:type="dxa"/>
          </w:tcPr>
          <w:p w14:paraId="10AF0061" w14:textId="77777777" w:rsidR="000C7A9F" w:rsidRPr="00605ACE" w:rsidRDefault="000C7A9F" w:rsidP="00A825BE">
            <w:pPr>
              <w:rPr>
                <w:sz w:val="18"/>
              </w:rPr>
            </w:pPr>
          </w:p>
        </w:tc>
      </w:tr>
      <w:tr w:rsidR="000C7A9F" w:rsidRPr="00605ACE" w14:paraId="20E06D8A" w14:textId="77777777" w:rsidTr="00A825BE">
        <w:tc>
          <w:tcPr>
            <w:tcW w:w="1075" w:type="dxa"/>
          </w:tcPr>
          <w:p w14:paraId="4A25981F" w14:textId="77777777" w:rsidR="000C7A9F" w:rsidRPr="00605ACE" w:rsidRDefault="000C7A9F" w:rsidP="00A825BE">
            <w:pPr>
              <w:rPr>
                <w:sz w:val="18"/>
              </w:rPr>
            </w:pPr>
          </w:p>
        </w:tc>
        <w:tc>
          <w:tcPr>
            <w:tcW w:w="1310" w:type="dxa"/>
          </w:tcPr>
          <w:p w14:paraId="1F49A75E" w14:textId="77777777" w:rsidR="000C7A9F" w:rsidRPr="00605ACE" w:rsidRDefault="000C7A9F" w:rsidP="00A825BE">
            <w:pPr>
              <w:rPr>
                <w:sz w:val="18"/>
              </w:rPr>
            </w:pPr>
          </w:p>
        </w:tc>
        <w:tc>
          <w:tcPr>
            <w:tcW w:w="1120" w:type="dxa"/>
          </w:tcPr>
          <w:p w14:paraId="67A68D46" w14:textId="77777777" w:rsidR="000C7A9F" w:rsidRPr="00605ACE" w:rsidRDefault="000C7A9F" w:rsidP="00A825BE">
            <w:pPr>
              <w:rPr>
                <w:sz w:val="18"/>
              </w:rPr>
            </w:pPr>
          </w:p>
        </w:tc>
        <w:tc>
          <w:tcPr>
            <w:tcW w:w="2790" w:type="dxa"/>
          </w:tcPr>
          <w:p w14:paraId="7B86A53F" w14:textId="77777777" w:rsidR="000C7A9F" w:rsidRPr="00605ACE" w:rsidRDefault="000C7A9F" w:rsidP="00A825BE">
            <w:pPr>
              <w:rPr>
                <w:sz w:val="18"/>
              </w:rPr>
            </w:pPr>
          </w:p>
        </w:tc>
        <w:tc>
          <w:tcPr>
            <w:tcW w:w="2070" w:type="dxa"/>
          </w:tcPr>
          <w:p w14:paraId="777E5486" w14:textId="77777777" w:rsidR="000C7A9F" w:rsidRPr="00605ACE" w:rsidRDefault="000C7A9F" w:rsidP="00A825BE">
            <w:pPr>
              <w:rPr>
                <w:sz w:val="18"/>
              </w:rPr>
            </w:pPr>
          </w:p>
        </w:tc>
        <w:tc>
          <w:tcPr>
            <w:tcW w:w="1170" w:type="dxa"/>
          </w:tcPr>
          <w:p w14:paraId="447D9596" w14:textId="77777777" w:rsidR="000C7A9F" w:rsidRPr="00605ACE" w:rsidRDefault="000C7A9F" w:rsidP="00A825BE">
            <w:pPr>
              <w:rPr>
                <w:sz w:val="18"/>
              </w:rPr>
            </w:pPr>
          </w:p>
        </w:tc>
      </w:tr>
    </w:tbl>
    <w:p w14:paraId="5CD71D00" w14:textId="77777777" w:rsidR="000C7A9F" w:rsidRDefault="00A86154" w:rsidP="00FC4C93">
      <w:pPr>
        <w:jc w:val="center"/>
        <w:rPr>
          <w:b/>
          <w:sz w:val="26"/>
          <w:szCs w:val="26"/>
        </w:rPr>
      </w:pPr>
      <w:r w:rsidRPr="00E3673A">
        <w:rPr>
          <w:b/>
          <w:sz w:val="26"/>
          <w:szCs w:val="26"/>
        </w:rPr>
        <w:br w:type="page"/>
      </w:r>
    </w:p>
    <w:p w14:paraId="438068FC" w14:textId="77777777" w:rsidR="00B471C2" w:rsidRPr="00E3673A" w:rsidRDefault="00B471C2" w:rsidP="00FC4C93">
      <w:pPr>
        <w:jc w:val="center"/>
        <w:rPr>
          <w:b/>
          <w:sz w:val="36"/>
          <w:szCs w:val="36"/>
        </w:rPr>
      </w:pPr>
      <w:r w:rsidRPr="00E3673A">
        <w:rPr>
          <w:b/>
          <w:sz w:val="36"/>
          <w:szCs w:val="36"/>
        </w:rPr>
        <w:lastRenderedPageBreak/>
        <w:t>BẢNG XÁC NHẬN</w:t>
      </w:r>
    </w:p>
    <w:tbl>
      <w:tblPr>
        <w:tblStyle w:val="TableGrid"/>
        <w:tblW w:w="4944" w:type="pct"/>
        <w:tblInd w:w="108" w:type="dxa"/>
        <w:tblLook w:val="04A0" w:firstRow="1" w:lastRow="0" w:firstColumn="1" w:lastColumn="0" w:noHBand="0" w:noVBand="1"/>
      </w:tblPr>
      <w:tblGrid>
        <w:gridCol w:w="1800"/>
        <w:gridCol w:w="2397"/>
        <w:gridCol w:w="1503"/>
        <w:gridCol w:w="1773"/>
        <w:gridCol w:w="1773"/>
      </w:tblGrid>
      <w:tr w:rsidR="00B471C2" w:rsidRPr="00E3673A" w14:paraId="6291CDB7" w14:textId="77777777" w:rsidTr="00F331EE">
        <w:trPr>
          <w:trHeight w:val="288"/>
        </w:trPr>
        <w:tc>
          <w:tcPr>
            <w:tcW w:w="5000" w:type="pct"/>
            <w:gridSpan w:val="5"/>
            <w:tcBorders>
              <w:bottom w:val="single" w:sz="4" w:space="0" w:color="000000" w:themeColor="text1"/>
            </w:tcBorders>
            <w:shd w:val="clear" w:color="auto" w:fill="002060"/>
          </w:tcPr>
          <w:p w14:paraId="3048592D" w14:textId="77777777" w:rsidR="00B471C2" w:rsidRPr="00E3673A" w:rsidRDefault="00B471C2" w:rsidP="00D55E3C">
            <w:pPr>
              <w:spacing w:before="120" w:after="120"/>
              <w:jc w:val="center"/>
              <w:rPr>
                <w:b/>
                <w:sz w:val="28"/>
                <w:szCs w:val="28"/>
              </w:rPr>
            </w:pPr>
            <w:r w:rsidRPr="00E3673A">
              <w:rPr>
                <w:b/>
                <w:sz w:val="28"/>
                <w:szCs w:val="28"/>
              </w:rPr>
              <w:t>Khối Công nghệ thông tin</w:t>
            </w:r>
          </w:p>
        </w:tc>
      </w:tr>
      <w:tr w:rsidR="00B471C2" w:rsidRPr="00E3673A" w14:paraId="68AEF10F" w14:textId="77777777" w:rsidTr="00F331EE">
        <w:trPr>
          <w:trHeight w:val="288"/>
        </w:trPr>
        <w:tc>
          <w:tcPr>
            <w:tcW w:w="973" w:type="pct"/>
            <w:shd w:val="pct10" w:color="auto" w:fill="FFFFFF" w:themeFill="background1"/>
          </w:tcPr>
          <w:p w14:paraId="0E8DD26E" w14:textId="77777777" w:rsidR="00B471C2" w:rsidRPr="00E3673A" w:rsidRDefault="00B471C2" w:rsidP="00A00F03">
            <w:pPr>
              <w:spacing w:before="120" w:after="120" w:line="276" w:lineRule="auto"/>
              <w:jc w:val="center"/>
              <w:rPr>
                <w:b/>
              </w:rPr>
            </w:pPr>
            <w:r w:rsidRPr="00E3673A">
              <w:rPr>
                <w:b/>
              </w:rPr>
              <w:t>Vai trò</w:t>
            </w:r>
          </w:p>
        </w:tc>
        <w:tc>
          <w:tcPr>
            <w:tcW w:w="1296" w:type="pct"/>
            <w:shd w:val="pct10" w:color="auto" w:fill="FFFFFF" w:themeFill="background1"/>
          </w:tcPr>
          <w:p w14:paraId="71CE7D7B" w14:textId="77777777" w:rsidR="00B471C2" w:rsidRPr="00E3673A" w:rsidRDefault="00B471C2" w:rsidP="00A00F03">
            <w:pPr>
              <w:spacing w:before="120" w:after="120" w:line="276" w:lineRule="auto"/>
              <w:jc w:val="center"/>
              <w:rPr>
                <w:b/>
              </w:rPr>
            </w:pPr>
            <w:r w:rsidRPr="00E3673A">
              <w:rPr>
                <w:b/>
              </w:rPr>
              <w:t>Họ tên</w:t>
            </w:r>
          </w:p>
        </w:tc>
        <w:tc>
          <w:tcPr>
            <w:tcW w:w="813" w:type="pct"/>
            <w:shd w:val="pct10" w:color="auto" w:fill="FFFFFF" w:themeFill="background1"/>
          </w:tcPr>
          <w:p w14:paraId="19B0C861" w14:textId="77777777" w:rsidR="00B471C2" w:rsidRPr="00E3673A" w:rsidRDefault="00B471C2" w:rsidP="00A00F03">
            <w:pPr>
              <w:spacing w:before="120" w:after="120" w:line="276" w:lineRule="auto"/>
              <w:jc w:val="center"/>
              <w:rPr>
                <w:b/>
              </w:rPr>
            </w:pPr>
            <w:r w:rsidRPr="00E3673A">
              <w:rPr>
                <w:b/>
              </w:rPr>
              <w:t>Chức danh</w:t>
            </w:r>
          </w:p>
        </w:tc>
        <w:tc>
          <w:tcPr>
            <w:tcW w:w="959" w:type="pct"/>
            <w:shd w:val="pct10" w:color="auto" w:fill="FFFFFF" w:themeFill="background1"/>
          </w:tcPr>
          <w:p w14:paraId="2E03EBE9" w14:textId="77777777" w:rsidR="00B471C2" w:rsidRPr="00E3673A" w:rsidRDefault="00B471C2" w:rsidP="00A00F03">
            <w:pPr>
              <w:spacing w:before="120" w:after="120" w:line="276" w:lineRule="auto"/>
              <w:jc w:val="center"/>
              <w:rPr>
                <w:b/>
              </w:rPr>
            </w:pPr>
            <w:r w:rsidRPr="00E3673A">
              <w:rPr>
                <w:b/>
              </w:rPr>
              <w:t>Chữ ký</w:t>
            </w:r>
          </w:p>
        </w:tc>
        <w:tc>
          <w:tcPr>
            <w:tcW w:w="959" w:type="pct"/>
            <w:shd w:val="pct10" w:color="auto" w:fill="FFFFFF" w:themeFill="background1"/>
          </w:tcPr>
          <w:p w14:paraId="677E05BC" w14:textId="77777777" w:rsidR="00B471C2" w:rsidRPr="00E3673A" w:rsidRDefault="00B471C2" w:rsidP="00A00F03">
            <w:pPr>
              <w:spacing w:before="120" w:after="120"/>
              <w:jc w:val="center"/>
              <w:rPr>
                <w:b/>
              </w:rPr>
            </w:pPr>
            <w:r w:rsidRPr="00E3673A">
              <w:rPr>
                <w:b/>
              </w:rPr>
              <w:t>Ngày tháng</w:t>
            </w:r>
          </w:p>
        </w:tc>
      </w:tr>
      <w:tr w:rsidR="00B471C2" w:rsidRPr="00E3673A" w14:paraId="76ED301A" w14:textId="77777777" w:rsidTr="00F44B58">
        <w:tc>
          <w:tcPr>
            <w:tcW w:w="973" w:type="pct"/>
          </w:tcPr>
          <w:p w14:paraId="1A62BEA4" w14:textId="77777777" w:rsidR="00B471C2" w:rsidRPr="00E3673A" w:rsidRDefault="00B471C2" w:rsidP="007D6FCE">
            <w:pPr>
              <w:spacing w:before="120" w:after="120" w:line="276" w:lineRule="auto"/>
            </w:pPr>
            <w:r w:rsidRPr="00E3673A">
              <w:t>Người lập</w:t>
            </w:r>
          </w:p>
        </w:tc>
        <w:tc>
          <w:tcPr>
            <w:tcW w:w="1296" w:type="pct"/>
          </w:tcPr>
          <w:p w14:paraId="59386C86" w14:textId="77777777" w:rsidR="00B471C2" w:rsidRPr="00E3673A" w:rsidRDefault="00580737" w:rsidP="00D55E3C">
            <w:pPr>
              <w:spacing w:before="120" w:after="120" w:line="276" w:lineRule="auto"/>
              <w:jc w:val="both"/>
            </w:pPr>
            <w:r>
              <w:t>Nguyễn Xuân Sơn</w:t>
            </w:r>
          </w:p>
        </w:tc>
        <w:tc>
          <w:tcPr>
            <w:tcW w:w="813" w:type="pct"/>
          </w:tcPr>
          <w:p w14:paraId="64A82D70" w14:textId="77777777" w:rsidR="00B471C2" w:rsidRPr="00E3673A" w:rsidRDefault="00B471C2" w:rsidP="00D55E3C">
            <w:pPr>
              <w:spacing w:before="120" w:after="120" w:line="276" w:lineRule="auto"/>
              <w:jc w:val="both"/>
            </w:pPr>
          </w:p>
        </w:tc>
        <w:tc>
          <w:tcPr>
            <w:tcW w:w="959" w:type="pct"/>
          </w:tcPr>
          <w:p w14:paraId="22E41CF2" w14:textId="77777777" w:rsidR="00B471C2" w:rsidRPr="00E3673A" w:rsidRDefault="00B471C2" w:rsidP="00D55E3C">
            <w:pPr>
              <w:spacing w:before="120" w:after="120" w:line="276" w:lineRule="auto"/>
              <w:jc w:val="both"/>
            </w:pPr>
          </w:p>
        </w:tc>
        <w:tc>
          <w:tcPr>
            <w:tcW w:w="959" w:type="pct"/>
          </w:tcPr>
          <w:p w14:paraId="2437420A" w14:textId="77777777" w:rsidR="00B471C2" w:rsidRPr="00E3673A" w:rsidRDefault="00B471C2" w:rsidP="00D55E3C">
            <w:pPr>
              <w:spacing w:before="120" w:after="120"/>
              <w:jc w:val="both"/>
            </w:pPr>
          </w:p>
        </w:tc>
      </w:tr>
      <w:tr w:rsidR="00B471C2" w:rsidRPr="00E3673A" w14:paraId="05B1C4C5" w14:textId="77777777" w:rsidTr="00F44B58">
        <w:tc>
          <w:tcPr>
            <w:tcW w:w="973" w:type="pct"/>
          </w:tcPr>
          <w:p w14:paraId="045B57AD" w14:textId="77777777" w:rsidR="00B471C2" w:rsidRPr="00E3673A" w:rsidRDefault="00B471C2" w:rsidP="007D6FCE">
            <w:pPr>
              <w:spacing w:before="120" w:after="120" w:line="276" w:lineRule="auto"/>
            </w:pPr>
            <w:r w:rsidRPr="00E3673A">
              <w:t xml:space="preserve">Người </w:t>
            </w:r>
            <w:r w:rsidR="007B008C">
              <w:t>kiểm tra</w:t>
            </w:r>
          </w:p>
        </w:tc>
        <w:tc>
          <w:tcPr>
            <w:tcW w:w="1296" w:type="pct"/>
          </w:tcPr>
          <w:p w14:paraId="3F3F2FA3" w14:textId="77777777" w:rsidR="00B471C2" w:rsidRPr="00E3673A" w:rsidRDefault="00580737" w:rsidP="00D55E3C">
            <w:pPr>
              <w:spacing w:before="120" w:after="120" w:line="276" w:lineRule="auto"/>
              <w:jc w:val="both"/>
            </w:pPr>
            <w:r>
              <w:t>Nguyễn Thanh Sơn</w:t>
            </w:r>
          </w:p>
        </w:tc>
        <w:tc>
          <w:tcPr>
            <w:tcW w:w="813" w:type="pct"/>
          </w:tcPr>
          <w:p w14:paraId="761344FF" w14:textId="77777777" w:rsidR="00B471C2" w:rsidRPr="00E3673A" w:rsidRDefault="00B471C2" w:rsidP="00D55E3C">
            <w:pPr>
              <w:spacing w:before="120" w:after="120" w:line="276" w:lineRule="auto"/>
              <w:jc w:val="both"/>
            </w:pPr>
          </w:p>
        </w:tc>
        <w:tc>
          <w:tcPr>
            <w:tcW w:w="959" w:type="pct"/>
          </w:tcPr>
          <w:p w14:paraId="5C4AE119" w14:textId="77777777" w:rsidR="00B471C2" w:rsidRPr="00E3673A" w:rsidRDefault="00B471C2" w:rsidP="00D55E3C">
            <w:pPr>
              <w:spacing w:before="120" w:after="120" w:line="276" w:lineRule="auto"/>
              <w:jc w:val="both"/>
            </w:pPr>
          </w:p>
        </w:tc>
        <w:tc>
          <w:tcPr>
            <w:tcW w:w="959" w:type="pct"/>
          </w:tcPr>
          <w:p w14:paraId="3FAA5CAA" w14:textId="77777777" w:rsidR="00B471C2" w:rsidRPr="00E3673A" w:rsidRDefault="00B471C2" w:rsidP="00D55E3C">
            <w:pPr>
              <w:spacing w:before="120" w:after="120"/>
              <w:jc w:val="both"/>
            </w:pPr>
          </w:p>
        </w:tc>
      </w:tr>
      <w:tr w:rsidR="00B471C2" w:rsidRPr="00E3673A" w14:paraId="48EFD8D8" w14:textId="77777777" w:rsidTr="00F44B58">
        <w:tc>
          <w:tcPr>
            <w:tcW w:w="973" w:type="pct"/>
          </w:tcPr>
          <w:p w14:paraId="0FD67955" w14:textId="77777777" w:rsidR="00B471C2" w:rsidRPr="00E3673A" w:rsidRDefault="00B471C2" w:rsidP="007D6FCE">
            <w:pPr>
              <w:spacing w:before="120" w:after="120" w:line="276" w:lineRule="auto"/>
            </w:pPr>
            <w:r w:rsidRPr="00E3673A">
              <w:t>Người phê duyệt</w:t>
            </w:r>
          </w:p>
        </w:tc>
        <w:tc>
          <w:tcPr>
            <w:tcW w:w="1296" w:type="pct"/>
          </w:tcPr>
          <w:p w14:paraId="31F97B76" w14:textId="77777777" w:rsidR="00B471C2" w:rsidRPr="00E3673A" w:rsidRDefault="00580737" w:rsidP="00D55E3C">
            <w:pPr>
              <w:spacing w:before="120" w:after="120" w:line="276" w:lineRule="auto"/>
              <w:jc w:val="both"/>
            </w:pPr>
            <w:r>
              <w:t>Hoàng Duy Hiển</w:t>
            </w:r>
          </w:p>
        </w:tc>
        <w:tc>
          <w:tcPr>
            <w:tcW w:w="813" w:type="pct"/>
          </w:tcPr>
          <w:p w14:paraId="4B021F94" w14:textId="77777777" w:rsidR="00B471C2" w:rsidRPr="00E3673A" w:rsidRDefault="00B471C2" w:rsidP="00D55E3C">
            <w:pPr>
              <w:spacing w:before="120" w:after="120" w:line="276" w:lineRule="auto"/>
              <w:jc w:val="both"/>
            </w:pPr>
          </w:p>
        </w:tc>
        <w:tc>
          <w:tcPr>
            <w:tcW w:w="959" w:type="pct"/>
          </w:tcPr>
          <w:p w14:paraId="2B825612" w14:textId="77777777" w:rsidR="00B471C2" w:rsidRPr="00E3673A" w:rsidRDefault="00B471C2" w:rsidP="00D55E3C">
            <w:pPr>
              <w:spacing w:before="120" w:after="120" w:line="276" w:lineRule="auto"/>
              <w:jc w:val="both"/>
            </w:pPr>
          </w:p>
        </w:tc>
        <w:tc>
          <w:tcPr>
            <w:tcW w:w="959" w:type="pct"/>
          </w:tcPr>
          <w:p w14:paraId="422CBA32" w14:textId="77777777" w:rsidR="00B471C2" w:rsidRPr="00E3673A" w:rsidRDefault="00B471C2" w:rsidP="00D55E3C">
            <w:pPr>
              <w:spacing w:before="120" w:after="120"/>
              <w:jc w:val="both"/>
            </w:pPr>
          </w:p>
        </w:tc>
      </w:tr>
      <w:tr w:rsidR="00B471C2" w:rsidRPr="00E3673A" w14:paraId="30B84BB3" w14:textId="77777777" w:rsidTr="00F331EE">
        <w:tc>
          <w:tcPr>
            <w:tcW w:w="5000" w:type="pct"/>
            <w:gridSpan w:val="5"/>
            <w:tcBorders>
              <w:bottom w:val="single" w:sz="4" w:space="0" w:color="000000" w:themeColor="text1"/>
            </w:tcBorders>
            <w:shd w:val="clear" w:color="auto" w:fill="002060"/>
            <w:vAlign w:val="center"/>
          </w:tcPr>
          <w:p w14:paraId="345EB7A7" w14:textId="77777777" w:rsidR="00B471C2" w:rsidRPr="00E3673A" w:rsidRDefault="00B471C2" w:rsidP="00D55E3C">
            <w:pPr>
              <w:spacing w:before="120" w:after="120"/>
              <w:jc w:val="center"/>
              <w:rPr>
                <w:b/>
                <w:sz w:val="28"/>
                <w:szCs w:val="28"/>
              </w:rPr>
            </w:pPr>
            <w:r w:rsidRPr="00E3673A">
              <w:rPr>
                <w:b/>
                <w:sz w:val="28"/>
                <w:szCs w:val="28"/>
              </w:rPr>
              <w:t>Đơn vị nghiệp vụ</w:t>
            </w:r>
            <w:r w:rsidR="00E60CA9">
              <w:rPr>
                <w:b/>
                <w:sz w:val="28"/>
                <w:szCs w:val="28"/>
              </w:rPr>
              <w:t xml:space="preserve"> - Khối ……………………………</w:t>
            </w:r>
          </w:p>
        </w:tc>
      </w:tr>
      <w:tr w:rsidR="00B471C2" w:rsidRPr="00E3673A" w14:paraId="689D376C" w14:textId="77777777" w:rsidTr="00F331EE">
        <w:tc>
          <w:tcPr>
            <w:tcW w:w="973" w:type="pct"/>
            <w:shd w:val="pct10" w:color="auto" w:fill="FFFFFF" w:themeFill="background1"/>
          </w:tcPr>
          <w:p w14:paraId="293CD730" w14:textId="77777777" w:rsidR="00B471C2" w:rsidRPr="00E3673A" w:rsidRDefault="00B471C2" w:rsidP="00A00F03">
            <w:pPr>
              <w:spacing w:before="120" w:after="120"/>
              <w:jc w:val="center"/>
              <w:rPr>
                <w:b/>
              </w:rPr>
            </w:pPr>
            <w:r w:rsidRPr="00E3673A">
              <w:rPr>
                <w:b/>
              </w:rPr>
              <w:t>Vai trò</w:t>
            </w:r>
          </w:p>
        </w:tc>
        <w:tc>
          <w:tcPr>
            <w:tcW w:w="1296" w:type="pct"/>
            <w:shd w:val="pct10" w:color="auto" w:fill="FFFFFF" w:themeFill="background1"/>
          </w:tcPr>
          <w:p w14:paraId="1E181904" w14:textId="77777777" w:rsidR="00B471C2" w:rsidRPr="00E3673A" w:rsidRDefault="00B471C2" w:rsidP="00A00F03">
            <w:pPr>
              <w:spacing w:before="120" w:after="120"/>
              <w:jc w:val="center"/>
              <w:rPr>
                <w:b/>
              </w:rPr>
            </w:pPr>
            <w:r w:rsidRPr="00E3673A">
              <w:rPr>
                <w:b/>
              </w:rPr>
              <w:t>Họ tên</w:t>
            </w:r>
          </w:p>
        </w:tc>
        <w:tc>
          <w:tcPr>
            <w:tcW w:w="813" w:type="pct"/>
            <w:shd w:val="pct10" w:color="auto" w:fill="FFFFFF" w:themeFill="background1"/>
          </w:tcPr>
          <w:p w14:paraId="1D847A5C" w14:textId="77777777" w:rsidR="00B471C2" w:rsidRPr="00E3673A" w:rsidRDefault="00B471C2" w:rsidP="00A00F03">
            <w:pPr>
              <w:spacing w:before="120" w:after="120"/>
              <w:jc w:val="center"/>
              <w:rPr>
                <w:b/>
              </w:rPr>
            </w:pPr>
            <w:r w:rsidRPr="00E3673A">
              <w:rPr>
                <w:b/>
              </w:rPr>
              <w:t>Chức danh</w:t>
            </w:r>
          </w:p>
        </w:tc>
        <w:tc>
          <w:tcPr>
            <w:tcW w:w="959" w:type="pct"/>
            <w:shd w:val="pct10" w:color="auto" w:fill="FFFFFF" w:themeFill="background1"/>
          </w:tcPr>
          <w:p w14:paraId="7E56CEF8" w14:textId="77777777" w:rsidR="00B471C2" w:rsidRPr="00E3673A" w:rsidRDefault="00B471C2" w:rsidP="00A00F03">
            <w:pPr>
              <w:spacing w:before="120" w:after="120"/>
              <w:jc w:val="center"/>
              <w:rPr>
                <w:b/>
              </w:rPr>
            </w:pPr>
            <w:r w:rsidRPr="00E3673A">
              <w:rPr>
                <w:b/>
              </w:rPr>
              <w:t>Chữ ký</w:t>
            </w:r>
          </w:p>
        </w:tc>
        <w:tc>
          <w:tcPr>
            <w:tcW w:w="959" w:type="pct"/>
            <w:shd w:val="pct10" w:color="auto" w:fill="FFFFFF" w:themeFill="background1"/>
          </w:tcPr>
          <w:p w14:paraId="634EFF18" w14:textId="77777777" w:rsidR="00B471C2" w:rsidRPr="00E3673A" w:rsidRDefault="00B471C2" w:rsidP="00A00F03">
            <w:pPr>
              <w:spacing w:before="120" w:after="120"/>
              <w:jc w:val="center"/>
              <w:rPr>
                <w:b/>
              </w:rPr>
            </w:pPr>
            <w:r w:rsidRPr="00E3673A">
              <w:rPr>
                <w:b/>
              </w:rPr>
              <w:t>Ngày tháng</w:t>
            </w:r>
          </w:p>
        </w:tc>
      </w:tr>
      <w:tr w:rsidR="00A00F03" w:rsidRPr="00E3673A" w14:paraId="7FE8E939" w14:textId="77777777" w:rsidTr="00F44B58">
        <w:tc>
          <w:tcPr>
            <w:tcW w:w="973" w:type="pct"/>
          </w:tcPr>
          <w:p w14:paraId="7264262A" w14:textId="77777777" w:rsidR="00A00F03" w:rsidRPr="00E3673A" w:rsidRDefault="00A00F03" w:rsidP="007D6FCE">
            <w:pPr>
              <w:spacing w:before="120" w:after="120"/>
            </w:pPr>
            <w:r w:rsidRPr="00E3673A">
              <w:t>Người lập</w:t>
            </w:r>
          </w:p>
        </w:tc>
        <w:tc>
          <w:tcPr>
            <w:tcW w:w="1296" w:type="pct"/>
          </w:tcPr>
          <w:p w14:paraId="071903BC" w14:textId="77777777" w:rsidR="00A00F03" w:rsidRPr="00E3673A" w:rsidRDefault="00A00F03" w:rsidP="00D55E3C">
            <w:pPr>
              <w:spacing w:before="120" w:after="120"/>
              <w:jc w:val="both"/>
            </w:pPr>
          </w:p>
        </w:tc>
        <w:tc>
          <w:tcPr>
            <w:tcW w:w="813" w:type="pct"/>
          </w:tcPr>
          <w:p w14:paraId="65B0FB1E" w14:textId="77777777" w:rsidR="00A00F03" w:rsidRPr="00E3673A" w:rsidRDefault="00A00F03" w:rsidP="00D55E3C">
            <w:pPr>
              <w:spacing w:before="120" w:after="120"/>
              <w:jc w:val="both"/>
            </w:pPr>
          </w:p>
        </w:tc>
        <w:tc>
          <w:tcPr>
            <w:tcW w:w="959" w:type="pct"/>
          </w:tcPr>
          <w:p w14:paraId="519E941A" w14:textId="77777777" w:rsidR="00A00F03" w:rsidRPr="00E3673A" w:rsidRDefault="00A00F03" w:rsidP="00D55E3C">
            <w:pPr>
              <w:spacing w:before="120" w:after="120"/>
              <w:jc w:val="both"/>
            </w:pPr>
          </w:p>
        </w:tc>
        <w:tc>
          <w:tcPr>
            <w:tcW w:w="959" w:type="pct"/>
          </w:tcPr>
          <w:p w14:paraId="4BA479FE" w14:textId="77777777" w:rsidR="00A00F03" w:rsidRPr="00E3673A" w:rsidRDefault="00A00F03" w:rsidP="00D55E3C">
            <w:pPr>
              <w:spacing w:before="120" w:after="120"/>
              <w:jc w:val="both"/>
            </w:pPr>
          </w:p>
        </w:tc>
      </w:tr>
      <w:tr w:rsidR="00B471C2" w:rsidRPr="00E3673A" w14:paraId="537B8E4C" w14:textId="77777777" w:rsidTr="00F44B58">
        <w:tc>
          <w:tcPr>
            <w:tcW w:w="973" w:type="pct"/>
          </w:tcPr>
          <w:p w14:paraId="25483BC0" w14:textId="77777777" w:rsidR="00B471C2" w:rsidRPr="00E3673A" w:rsidRDefault="00B471C2" w:rsidP="007D6FCE">
            <w:pPr>
              <w:spacing w:before="120" w:after="120"/>
            </w:pPr>
            <w:r w:rsidRPr="00E3673A">
              <w:t>Người kiểm tra</w:t>
            </w:r>
          </w:p>
        </w:tc>
        <w:tc>
          <w:tcPr>
            <w:tcW w:w="1296" w:type="pct"/>
          </w:tcPr>
          <w:p w14:paraId="5F28FAF5" w14:textId="77777777" w:rsidR="00B471C2" w:rsidRPr="00E3673A" w:rsidRDefault="00B471C2" w:rsidP="00D55E3C">
            <w:pPr>
              <w:spacing w:before="120" w:after="120"/>
              <w:jc w:val="both"/>
            </w:pPr>
          </w:p>
        </w:tc>
        <w:tc>
          <w:tcPr>
            <w:tcW w:w="813" w:type="pct"/>
          </w:tcPr>
          <w:p w14:paraId="42306A69" w14:textId="77777777" w:rsidR="00B471C2" w:rsidRPr="00E3673A" w:rsidRDefault="00B471C2" w:rsidP="00D55E3C">
            <w:pPr>
              <w:spacing w:before="120" w:after="120"/>
              <w:jc w:val="both"/>
            </w:pPr>
          </w:p>
        </w:tc>
        <w:tc>
          <w:tcPr>
            <w:tcW w:w="959" w:type="pct"/>
          </w:tcPr>
          <w:p w14:paraId="566F1D14" w14:textId="77777777" w:rsidR="00B471C2" w:rsidRPr="00E3673A" w:rsidRDefault="00B471C2" w:rsidP="00D55E3C">
            <w:pPr>
              <w:spacing w:before="120" w:after="120"/>
              <w:jc w:val="both"/>
            </w:pPr>
          </w:p>
        </w:tc>
        <w:tc>
          <w:tcPr>
            <w:tcW w:w="959" w:type="pct"/>
          </w:tcPr>
          <w:p w14:paraId="7FBB676C" w14:textId="77777777" w:rsidR="00B471C2" w:rsidRPr="00E3673A" w:rsidRDefault="00B471C2" w:rsidP="00D55E3C">
            <w:pPr>
              <w:spacing w:before="120" w:after="120"/>
              <w:jc w:val="both"/>
            </w:pPr>
          </w:p>
        </w:tc>
      </w:tr>
      <w:tr w:rsidR="00B471C2" w:rsidRPr="00E3673A" w14:paraId="21D4C712" w14:textId="77777777" w:rsidTr="00F44B58">
        <w:tc>
          <w:tcPr>
            <w:tcW w:w="973" w:type="pct"/>
          </w:tcPr>
          <w:p w14:paraId="460EE163" w14:textId="77777777" w:rsidR="00B471C2" w:rsidRPr="00E3673A" w:rsidRDefault="00B471C2" w:rsidP="007D6FCE">
            <w:pPr>
              <w:spacing w:before="120" w:after="120"/>
            </w:pPr>
            <w:r w:rsidRPr="00E3673A">
              <w:t>Người phê duyệt</w:t>
            </w:r>
          </w:p>
        </w:tc>
        <w:tc>
          <w:tcPr>
            <w:tcW w:w="1296" w:type="pct"/>
          </w:tcPr>
          <w:p w14:paraId="43E95C65" w14:textId="77777777" w:rsidR="00B471C2" w:rsidRPr="00E3673A" w:rsidRDefault="00B471C2" w:rsidP="00D55E3C">
            <w:pPr>
              <w:spacing w:before="120" w:after="120"/>
              <w:jc w:val="both"/>
            </w:pPr>
          </w:p>
        </w:tc>
        <w:tc>
          <w:tcPr>
            <w:tcW w:w="813" w:type="pct"/>
          </w:tcPr>
          <w:p w14:paraId="6A8A68D4" w14:textId="77777777" w:rsidR="00B471C2" w:rsidRPr="00E3673A" w:rsidRDefault="00B471C2" w:rsidP="00D55E3C">
            <w:pPr>
              <w:spacing w:before="120" w:after="120"/>
              <w:jc w:val="both"/>
            </w:pPr>
          </w:p>
        </w:tc>
        <w:tc>
          <w:tcPr>
            <w:tcW w:w="959" w:type="pct"/>
          </w:tcPr>
          <w:p w14:paraId="5AE47A8F" w14:textId="77777777" w:rsidR="00B471C2" w:rsidRPr="00E3673A" w:rsidRDefault="00B471C2" w:rsidP="00D55E3C">
            <w:pPr>
              <w:spacing w:before="120" w:after="120"/>
              <w:jc w:val="both"/>
            </w:pPr>
          </w:p>
        </w:tc>
        <w:tc>
          <w:tcPr>
            <w:tcW w:w="959" w:type="pct"/>
          </w:tcPr>
          <w:p w14:paraId="0A3EAF39" w14:textId="77777777" w:rsidR="00B471C2" w:rsidRPr="00E3673A" w:rsidRDefault="00B471C2" w:rsidP="00D55E3C">
            <w:pPr>
              <w:spacing w:before="120" w:after="120"/>
              <w:jc w:val="both"/>
            </w:pPr>
          </w:p>
        </w:tc>
      </w:tr>
    </w:tbl>
    <w:p w14:paraId="7AE5BB34" w14:textId="77777777" w:rsidR="00B471C2" w:rsidRPr="00E3673A" w:rsidRDefault="00B471C2">
      <w:pPr>
        <w:rPr>
          <w:b/>
          <w:sz w:val="26"/>
          <w:szCs w:val="26"/>
        </w:rPr>
      </w:pPr>
    </w:p>
    <w:p w14:paraId="5A4BA689" w14:textId="77777777" w:rsidR="00A86154" w:rsidRPr="00E3673A" w:rsidRDefault="00A86154" w:rsidP="00A86154">
      <w:pPr>
        <w:jc w:val="both"/>
        <w:rPr>
          <w:b/>
          <w:sz w:val="26"/>
          <w:szCs w:val="26"/>
        </w:rPr>
      </w:pPr>
    </w:p>
    <w:p w14:paraId="2340BE4C" w14:textId="77777777" w:rsidR="00FC4C93" w:rsidRPr="00E3673A" w:rsidRDefault="00FC4C93">
      <w:pPr>
        <w:rPr>
          <w:b/>
          <w:sz w:val="36"/>
          <w:szCs w:val="36"/>
        </w:rPr>
      </w:pPr>
      <w:bookmarkStart w:id="0" w:name="_Toc398422506"/>
      <w:r w:rsidRPr="00E3673A">
        <w:rPr>
          <w:b/>
          <w:sz w:val="36"/>
          <w:szCs w:val="36"/>
        </w:rPr>
        <w:br w:type="page"/>
      </w:r>
    </w:p>
    <w:bookmarkEnd w:id="0"/>
    <w:p w14:paraId="05D12C00" w14:textId="77777777" w:rsidR="000C7A9F" w:rsidRPr="005E62AC" w:rsidRDefault="000C7A9F" w:rsidP="000C7A9F">
      <w:pPr>
        <w:pStyle w:val="TOC1"/>
        <w:rPr>
          <w:sz w:val="28"/>
          <w:szCs w:val="28"/>
        </w:rPr>
      </w:pPr>
      <w:r w:rsidRPr="005E62AC">
        <w:rPr>
          <w:sz w:val="28"/>
          <w:szCs w:val="28"/>
        </w:rPr>
        <w:lastRenderedPageBreak/>
        <w:t>MỤC LỤC</w:t>
      </w:r>
    </w:p>
    <w:p w14:paraId="4491ACEE" w14:textId="77777777" w:rsidR="0018354E" w:rsidRDefault="00E02E0A">
      <w:pPr>
        <w:pStyle w:val="TOC1"/>
        <w:rPr>
          <w:rFonts w:asciiTheme="minorHAnsi" w:eastAsiaTheme="minorEastAsia" w:hAnsiTheme="minorHAnsi" w:cstheme="minorBidi"/>
          <w:b w:val="0"/>
          <w:noProof/>
          <w:sz w:val="22"/>
          <w:szCs w:val="22"/>
        </w:rPr>
      </w:pPr>
      <w:r w:rsidRPr="00E3673A">
        <w:rPr>
          <w:sz w:val="20"/>
          <w:szCs w:val="20"/>
        </w:rPr>
        <w:fldChar w:fldCharType="begin"/>
      </w:r>
      <w:r w:rsidR="00A86154" w:rsidRPr="00E3673A">
        <w:rPr>
          <w:sz w:val="20"/>
          <w:szCs w:val="20"/>
        </w:rPr>
        <w:instrText xml:space="preserve"> TOC \o "1-3" \h \z \u </w:instrText>
      </w:r>
      <w:r w:rsidRPr="00E3673A">
        <w:rPr>
          <w:sz w:val="20"/>
          <w:szCs w:val="20"/>
        </w:rPr>
        <w:fldChar w:fldCharType="separate"/>
      </w:r>
      <w:hyperlink w:anchor="_Toc117684845" w:history="1">
        <w:r w:rsidR="0018354E" w:rsidRPr="003C1E07">
          <w:rPr>
            <w:rStyle w:val="Hyperlink"/>
            <w:rFonts w:asciiTheme="majorHAnsi" w:hAnsiTheme="majorHAnsi" w:cstheme="majorBidi"/>
            <w:noProof/>
          </w:rPr>
          <w:t>1</w:t>
        </w:r>
        <w:r w:rsidR="0018354E">
          <w:rPr>
            <w:rFonts w:asciiTheme="minorHAnsi" w:eastAsiaTheme="minorEastAsia" w:hAnsiTheme="minorHAnsi" w:cstheme="minorBidi"/>
            <w:b w:val="0"/>
            <w:noProof/>
            <w:sz w:val="22"/>
            <w:szCs w:val="22"/>
          </w:rPr>
          <w:tab/>
        </w:r>
        <w:r w:rsidR="0018354E" w:rsidRPr="003C1E07">
          <w:rPr>
            <w:rStyle w:val="Hyperlink"/>
            <w:noProof/>
          </w:rPr>
          <w:t>TỔNG QUAN TÀI LIỆU</w:t>
        </w:r>
        <w:r w:rsidR="0018354E">
          <w:rPr>
            <w:noProof/>
            <w:webHidden/>
          </w:rPr>
          <w:tab/>
        </w:r>
        <w:r w:rsidR="0018354E">
          <w:rPr>
            <w:noProof/>
            <w:webHidden/>
          </w:rPr>
          <w:fldChar w:fldCharType="begin"/>
        </w:r>
        <w:r w:rsidR="0018354E">
          <w:rPr>
            <w:noProof/>
            <w:webHidden/>
          </w:rPr>
          <w:instrText xml:space="preserve"> PAGEREF _Toc117684845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23A3F164"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46" w:history="1">
        <w:r w:rsidR="0018354E" w:rsidRPr="003C1E07">
          <w:rPr>
            <w:rStyle w:val="Hyperlink"/>
            <w:noProof/>
            <w:snapToGrid w:val="0"/>
            <w:w w:val="0"/>
          </w:rPr>
          <w:t>1.1</w:t>
        </w:r>
        <w:r w:rsidR="0018354E">
          <w:rPr>
            <w:rFonts w:asciiTheme="minorHAnsi" w:hAnsiTheme="minorHAnsi" w:cstheme="minorBidi"/>
            <w:noProof/>
            <w:sz w:val="22"/>
            <w:szCs w:val="22"/>
          </w:rPr>
          <w:tab/>
        </w:r>
        <w:r w:rsidR="0018354E" w:rsidRPr="003C1E07">
          <w:rPr>
            <w:rStyle w:val="Hyperlink"/>
            <w:noProof/>
          </w:rPr>
          <w:t>Mục đích tài liệu</w:t>
        </w:r>
        <w:r w:rsidR="0018354E">
          <w:rPr>
            <w:noProof/>
            <w:webHidden/>
          </w:rPr>
          <w:tab/>
        </w:r>
        <w:r w:rsidR="0018354E">
          <w:rPr>
            <w:noProof/>
            <w:webHidden/>
          </w:rPr>
          <w:fldChar w:fldCharType="begin"/>
        </w:r>
        <w:r w:rsidR="0018354E">
          <w:rPr>
            <w:noProof/>
            <w:webHidden/>
          </w:rPr>
          <w:instrText xml:space="preserve"> PAGEREF _Toc117684846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63705561"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47" w:history="1">
        <w:r w:rsidR="0018354E" w:rsidRPr="003C1E07">
          <w:rPr>
            <w:rStyle w:val="Hyperlink"/>
            <w:noProof/>
            <w:snapToGrid w:val="0"/>
            <w:w w:val="0"/>
          </w:rPr>
          <w:t>1.2</w:t>
        </w:r>
        <w:r w:rsidR="0018354E">
          <w:rPr>
            <w:rFonts w:asciiTheme="minorHAnsi" w:hAnsiTheme="minorHAnsi" w:cstheme="minorBidi"/>
            <w:noProof/>
            <w:sz w:val="22"/>
            <w:szCs w:val="22"/>
          </w:rPr>
          <w:tab/>
        </w:r>
        <w:r w:rsidR="0018354E" w:rsidRPr="003C1E07">
          <w:rPr>
            <w:rStyle w:val="Hyperlink"/>
            <w:noProof/>
          </w:rPr>
          <w:t>Đối tượng sử dụng tài liệu</w:t>
        </w:r>
        <w:r w:rsidR="0018354E">
          <w:rPr>
            <w:noProof/>
            <w:webHidden/>
          </w:rPr>
          <w:tab/>
        </w:r>
        <w:r w:rsidR="0018354E">
          <w:rPr>
            <w:noProof/>
            <w:webHidden/>
          </w:rPr>
          <w:fldChar w:fldCharType="begin"/>
        </w:r>
        <w:r w:rsidR="0018354E">
          <w:rPr>
            <w:noProof/>
            <w:webHidden/>
          </w:rPr>
          <w:instrText xml:space="preserve"> PAGEREF _Toc117684847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67885216"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48" w:history="1">
        <w:r w:rsidR="0018354E" w:rsidRPr="003C1E07">
          <w:rPr>
            <w:rStyle w:val="Hyperlink"/>
            <w:noProof/>
            <w:snapToGrid w:val="0"/>
            <w:w w:val="0"/>
          </w:rPr>
          <w:t>1.3</w:t>
        </w:r>
        <w:r w:rsidR="0018354E">
          <w:rPr>
            <w:rFonts w:asciiTheme="minorHAnsi" w:hAnsiTheme="minorHAnsi" w:cstheme="minorBidi"/>
            <w:noProof/>
            <w:sz w:val="22"/>
            <w:szCs w:val="22"/>
          </w:rPr>
          <w:tab/>
        </w:r>
        <w:r w:rsidR="0018354E" w:rsidRPr="003C1E07">
          <w:rPr>
            <w:rStyle w:val="Hyperlink"/>
            <w:noProof/>
          </w:rPr>
          <w:t>Định nghĩa và các từ viết tắt</w:t>
        </w:r>
        <w:r w:rsidR="0018354E">
          <w:rPr>
            <w:noProof/>
            <w:webHidden/>
          </w:rPr>
          <w:tab/>
        </w:r>
        <w:r w:rsidR="0018354E">
          <w:rPr>
            <w:noProof/>
            <w:webHidden/>
          </w:rPr>
          <w:fldChar w:fldCharType="begin"/>
        </w:r>
        <w:r w:rsidR="0018354E">
          <w:rPr>
            <w:noProof/>
            <w:webHidden/>
          </w:rPr>
          <w:instrText xml:space="preserve"> PAGEREF _Toc117684848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73C20CC0" w14:textId="77777777" w:rsidR="0018354E" w:rsidRDefault="0071572D">
      <w:pPr>
        <w:pStyle w:val="TOC1"/>
        <w:rPr>
          <w:rFonts w:asciiTheme="minorHAnsi" w:eastAsiaTheme="minorEastAsia" w:hAnsiTheme="minorHAnsi" w:cstheme="minorBidi"/>
          <w:b w:val="0"/>
          <w:noProof/>
          <w:sz w:val="22"/>
          <w:szCs w:val="22"/>
        </w:rPr>
      </w:pPr>
      <w:hyperlink w:anchor="_Toc117684849" w:history="1">
        <w:r w:rsidR="0018354E" w:rsidRPr="003C1E07">
          <w:rPr>
            <w:rStyle w:val="Hyperlink"/>
            <w:rFonts w:asciiTheme="majorHAnsi" w:hAnsiTheme="majorHAnsi" w:cstheme="majorBidi"/>
            <w:noProof/>
          </w:rPr>
          <w:t>2</w:t>
        </w:r>
        <w:r w:rsidR="0018354E">
          <w:rPr>
            <w:rFonts w:asciiTheme="minorHAnsi" w:eastAsiaTheme="minorEastAsia" w:hAnsiTheme="minorHAnsi" w:cstheme="minorBidi"/>
            <w:b w:val="0"/>
            <w:noProof/>
            <w:sz w:val="22"/>
            <w:szCs w:val="22"/>
          </w:rPr>
          <w:tab/>
        </w:r>
        <w:r w:rsidR="0018354E" w:rsidRPr="003C1E07">
          <w:rPr>
            <w:rStyle w:val="Hyperlink"/>
            <w:noProof/>
          </w:rPr>
          <w:t>YÊU CẦU NGHIỆP VỤ/ SẢN PHẨM</w:t>
        </w:r>
        <w:r w:rsidR="0018354E">
          <w:rPr>
            <w:noProof/>
            <w:webHidden/>
          </w:rPr>
          <w:tab/>
        </w:r>
        <w:r w:rsidR="0018354E">
          <w:rPr>
            <w:noProof/>
            <w:webHidden/>
          </w:rPr>
          <w:fldChar w:fldCharType="begin"/>
        </w:r>
        <w:r w:rsidR="0018354E">
          <w:rPr>
            <w:noProof/>
            <w:webHidden/>
          </w:rPr>
          <w:instrText xml:space="preserve"> PAGEREF _Toc117684849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76701E21"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50" w:history="1">
        <w:r w:rsidR="0018354E" w:rsidRPr="003C1E07">
          <w:rPr>
            <w:rStyle w:val="Hyperlink"/>
            <w:noProof/>
            <w:snapToGrid w:val="0"/>
            <w:w w:val="0"/>
          </w:rPr>
          <w:t>2.1</w:t>
        </w:r>
        <w:r w:rsidR="0018354E">
          <w:rPr>
            <w:rFonts w:asciiTheme="minorHAnsi" w:hAnsiTheme="minorHAnsi" w:cstheme="minorBidi"/>
            <w:noProof/>
            <w:sz w:val="22"/>
            <w:szCs w:val="22"/>
          </w:rPr>
          <w:tab/>
        </w:r>
        <w:r w:rsidR="0018354E" w:rsidRPr="003C1E07">
          <w:rPr>
            <w:rStyle w:val="Hyperlink"/>
            <w:noProof/>
          </w:rPr>
          <w:t>Mô tả chung về yêu cầu phần mềm</w:t>
        </w:r>
        <w:r w:rsidR="0018354E">
          <w:rPr>
            <w:noProof/>
            <w:webHidden/>
          </w:rPr>
          <w:tab/>
        </w:r>
        <w:r w:rsidR="0018354E">
          <w:rPr>
            <w:noProof/>
            <w:webHidden/>
          </w:rPr>
          <w:fldChar w:fldCharType="begin"/>
        </w:r>
        <w:r w:rsidR="0018354E">
          <w:rPr>
            <w:noProof/>
            <w:webHidden/>
          </w:rPr>
          <w:instrText xml:space="preserve"> PAGEREF _Toc117684850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4640C5E8"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51" w:history="1">
        <w:r w:rsidR="0018354E" w:rsidRPr="003C1E07">
          <w:rPr>
            <w:rStyle w:val="Hyperlink"/>
            <w:noProof/>
            <w:snapToGrid w:val="0"/>
            <w:w w:val="0"/>
          </w:rPr>
          <w:t>2.2</w:t>
        </w:r>
        <w:r w:rsidR="0018354E">
          <w:rPr>
            <w:rFonts w:asciiTheme="minorHAnsi" w:hAnsiTheme="minorHAnsi" w:cstheme="minorBidi"/>
            <w:noProof/>
            <w:sz w:val="22"/>
            <w:szCs w:val="22"/>
          </w:rPr>
          <w:tab/>
        </w:r>
        <w:r w:rsidR="0018354E" w:rsidRPr="003C1E07">
          <w:rPr>
            <w:rStyle w:val="Hyperlink"/>
            <w:noProof/>
          </w:rPr>
          <w:t>Bảng danh sách chức năng nghiệp vụ</w:t>
        </w:r>
        <w:r w:rsidR="0018354E">
          <w:rPr>
            <w:noProof/>
            <w:webHidden/>
          </w:rPr>
          <w:tab/>
        </w:r>
        <w:r w:rsidR="0018354E">
          <w:rPr>
            <w:noProof/>
            <w:webHidden/>
          </w:rPr>
          <w:fldChar w:fldCharType="begin"/>
        </w:r>
        <w:r w:rsidR="0018354E">
          <w:rPr>
            <w:noProof/>
            <w:webHidden/>
          </w:rPr>
          <w:instrText xml:space="preserve"> PAGEREF _Toc117684851 \h </w:instrText>
        </w:r>
        <w:r w:rsidR="0018354E">
          <w:rPr>
            <w:noProof/>
            <w:webHidden/>
          </w:rPr>
        </w:r>
        <w:r w:rsidR="0018354E">
          <w:rPr>
            <w:noProof/>
            <w:webHidden/>
          </w:rPr>
          <w:fldChar w:fldCharType="separate"/>
        </w:r>
        <w:r w:rsidR="0018354E">
          <w:rPr>
            <w:noProof/>
            <w:webHidden/>
          </w:rPr>
          <w:t>8</w:t>
        </w:r>
        <w:r w:rsidR="0018354E">
          <w:rPr>
            <w:noProof/>
            <w:webHidden/>
          </w:rPr>
          <w:fldChar w:fldCharType="end"/>
        </w:r>
      </w:hyperlink>
    </w:p>
    <w:p w14:paraId="3DF5411A"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52" w:history="1">
        <w:r w:rsidR="0018354E" w:rsidRPr="003C1E07">
          <w:rPr>
            <w:rStyle w:val="Hyperlink"/>
            <w:noProof/>
            <w:snapToGrid w:val="0"/>
            <w:w w:val="0"/>
          </w:rPr>
          <w:t>2.3</w:t>
        </w:r>
        <w:r w:rsidR="0018354E">
          <w:rPr>
            <w:rFonts w:asciiTheme="minorHAnsi" w:hAnsiTheme="minorHAnsi" w:cstheme="minorBidi"/>
            <w:noProof/>
            <w:sz w:val="22"/>
            <w:szCs w:val="22"/>
          </w:rPr>
          <w:tab/>
        </w:r>
        <w:r w:rsidR="0018354E" w:rsidRPr="003C1E07">
          <w:rPr>
            <w:rStyle w:val="Hyperlink"/>
            <w:noProof/>
          </w:rPr>
          <w:t>Bảng danh sách báo cáo</w:t>
        </w:r>
        <w:r w:rsidR="0018354E">
          <w:rPr>
            <w:noProof/>
            <w:webHidden/>
          </w:rPr>
          <w:tab/>
        </w:r>
        <w:r w:rsidR="0018354E">
          <w:rPr>
            <w:noProof/>
            <w:webHidden/>
          </w:rPr>
          <w:fldChar w:fldCharType="begin"/>
        </w:r>
        <w:r w:rsidR="0018354E">
          <w:rPr>
            <w:noProof/>
            <w:webHidden/>
          </w:rPr>
          <w:instrText xml:space="preserve"> PAGEREF _Toc117684852 \h </w:instrText>
        </w:r>
        <w:r w:rsidR="0018354E">
          <w:rPr>
            <w:noProof/>
            <w:webHidden/>
          </w:rPr>
        </w:r>
        <w:r w:rsidR="0018354E">
          <w:rPr>
            <w:noProof/>
            <w:webHidden/>
          </w:rPr>
          <w:fldChar w:fldCharType="separate"/>
        </w:r>
        <w:r w:rsidR="0018354E">
          <w:rPr>
            <w:noProof/>
            <w:webHidden/>
          </w:rPr>
          <w:t>8</w:t>
        </w:r>
        <w:r w:rsidR="0018354E">
          <w:rPr>
            <w:noProof/>
            <w:webHidden/>
          </w:rPr>
          <w:fldChar w:fldCharType="end"/>
        </w:r>
      </w:hyperlink>
    </w:p>
    <w:p w14:paraId="04CF6AE6" w14:textId="77777777" w:rsidR="0018354E" w:rsidRDefault="0071572D">
      <w:pPr>
        <w:pStyle w:val="TOC1"/>
        <w:rPr>
          <w:rFonts w:asciiTheme="minorHAnsi" w:eastAsiaTheme="minorEastAsia" w:hAnsiTheme="minorHAnsi" w:cstheme="minorBidi"/>
          <w:b w:val="0"/>
          <w:noProof/>
          <w:sz w:val="22"/>
          <w:szCs w:val="22"/>
        </w:rPr>
      </w:pPr>
      <w:hyperlink w:anchor="_Toc117684853" w:history="1">
        <w:r w:rsidR="0018354E" w:rsidRPr="003C1E07">
          <w:rPr>
            <w:rStyle w:val="Hyperlink"/>
            <w:rFonts w:asciiTheme="majorHAnsi" w:hAnsiTheme="majorHAnsi" w:cstheme="majorBidi"/>
            <w:noProof/>
          </w:rPr>
          <w:t>3</w:t>
        </w:r>
        <w:r w:rsidR="0018354E">
          <w:rPr>
            <w:rFonts w:asciiTheme="minorHAnsi" w:eastAsiaTheme="minorEastAsia" w:hAnsiTheme="minorHAnsi" w:cstheme="minorBidi"/>
            <w:b w:val="0"/>
            <w:noProof/>
            <w:sz w:val="22"/>
            <w:szCs w:val="22"/>
          </w:rPr>
          <w:tab/>
        </w:r>
        <w:r w:rsidR="0018354E" w:rsidRPr="003C1E07">
          <w:rPr>
            <w:rStyle w:val="Hyperlink"/>
            <w:noProof/>
          </w:rPr>
          <w:t>ĐẶC TẢ YÊU CẦU NGHIỆP VỤ CHI TIẾT</w:t>
        </w:r>
        <w:r w:rsidR="0018354E">
          <w:rPr>
            <w:noProof/>
            <w:webHidden/>
          </w:rPr>
          <w:tab/>
        </w:r>
        <w:r w:rsidR="0018354E">
          <w:rPr>
            <w:noProof/>
            <w:webHidden/>
          </w:rPr>
          <w:fldChar w:fldCharType="begin"/>
        </w:r>
        <w:r w:rsidR="0018354E">
          <w:rPr>
            <w:noProof/>
            <w:webHidden/>
          </w:rPr>
          <w:instrText xml:space="preserve"> PAGEREF _Toc117684853 \h </w:instrText>
        </w:r>
        <w:r w:rsidR="0018354E">
          <w:rPr>
            <w:noProof/>
            <w:webHidden/>
          </w:rPr>
        </w:r>
        <w:r w:rsidR="0018354E">
          <w:rPr>
            <w:noProof/>
            <w:webHidden/>
          </w:rPr>
          <w:fldChar w:fldCharType="separate"/>
        </w:r>
        <w:r w:rsidR="0018354E">
          <w:rPr>
            <w:noProof/>
            <w:webHidden/>
          </w:rPr>
          <w:t>8</w:t>
        </w:r>
        <w:r w:rsidR="0018354E">
          <w:rPr>
            <w:noProof/>
            <w:webHidden/>
          </w:rPr>
          <w:fldChar w:fldCharType="end"/>
        </w:r>
      </w:hyperlink>
    </w:p>
    <w:p w14:paraId="2444B4FA"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54" w:history="1">
        <w:r w:rsidR="0018354E" w:rsidRPr="003C1E07">
          <w:rPr>
            <w:rStyle w:val="Hyperlink"/>
            <w:noProof/>
          </w:rPr>
          <w:t>3.1.</w:t>
        </w:r>
        <w:r w:rsidR="0018354E">
          <w:rPr>
            <w:rFonts w:asciiTheme="minorHAnsi" w:hAnsiTheme="minorHAnsi" w:cstheme="minorBidi"/>
            <w:noProof/>
            <w:sz w:val="22"/>
            <w:szCs w:val="22"/>
          </w:rPr>
          <w:tab/>
        </w:r>
        <w:r w:rsidR="0018354E" w:rsidRPr="003C1E07">
          <w:rPr>
            <w:rStyle w:val="Hyperlink"/>
            <w:noProof/>
          </w:rPr>
          <w:t>Xây dựng chức năng tạo và phân quyền tự động trên LIM khi thêm nhân viên mới trên PS</w:t>
        </w:r>
        <w:r w:rsidR="0018354E">
          <w:rPr>
            <w:rStyle w:val="Hyperlink"/>
            <w:noProof/>
          </w:rPr>
          <w:t>……………….</w:t>
        </w:r>
        <w:r w:rsidR="0018354E">
          <w:rPr>
            <w:noProof/>
            <w:webHidden/>
          </w:rPr>
          <w:tab/>
        </w:r>
        <w:r w:rsidR="0018354E">
          <w:rPr>
            <w:noProof/>
            <w:webHidden/>
          </w:rPr>
          <w:fldChar w:fldCharType="begin"/>
        </w:r>
        <w:r w:rsidR="0018354E">
          <w:rPr>
            <w:noProof/>
            <w:webHidden/>
          </w:rPr>
          <w:instrText xml:space="preserve"> PAGEREF _Toc117684854 \h </w:instrText>
        </w:r>
        <w:r w:rsidR="0018354E">
          <w:rPr>
            <w:noProof/>
            <w:webHidden/>
          </w:rPr>
        </w:r>
        <w:r w:rsidR="0018354E">
          <w:rPr>
            <w:noProof/>
            <w:webHidden/>
          </w:rPr>
          <w:fldChar w:fldCharType="separate"/>
        </w:r>
        <w:r w:rsidR="0018354E">
          <w:rPr>
            <w:noProof/>
            <w:webHidden/>
          </w:rPr>
          <w:t>8</w:t>
        </w:r>
        <w:r w:rsidR="0018354E">
          <w:rPr>
            <w:noProof/>
            <w:webHidden/>
          </w:rPr>
          <w:fldChar w:fldCharType="end"/>
        </w:r>
      </w:hyperlink>
    </w:p>
    <w:p w14:paraId="7ADF8FDE"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59" w:history="1">
        <w:r w:rsidR="0018354E" w:rsidRPr="003C1E07">
          <w:rPr>
            <w:rStyle w:val="Hyperlink"/>
            <w:noProof/>
            <w:snapToGrid w:val="0"/>
            <w:w w:val="0"/>
          </w:rPr>
          <w:t>3.2</w:t>
        </w:r>
        <w:r w:rsidR="0018354E">
          <w:rPr>
            <w:rFonts w:asciiTheme="minorHAnsi" w:hAnsiTheme="minorHAnsi" w:cstheme="minorBidi"/>
            <w:noProof/>
            <w:sz w:val="22"/>
            <w:szCs w:val="22"/>
          </w:rPr>
          <w:tab/>
        </w:r>
        <w:r w:rsidR="0018354E" w:rsidRPr="003C1E07">
          <w:rPr>
            <w:rStyle w:val="Hyperlink"/>
            <w:noProof/>
          </w:rPr>
          <w:t>Xây dựng chức năng cập nhật và phân quyền tự động trên LIM khi cập nhật vị trí nhân viên trên PS</w:t>
        </w:r>
        <w:r w:rsidR="0018354E">
          <w:rPr>
            <w:noProof/>
            <w:webHidden/>
          </w:rPr>
          <w:tab/>
        </w:r>
        <w:r w:rsidR="0018354E">
          <w:rPr>
            <w:noProof/>
            <w:webHidden/>
          </w:rPr>
          <w:fldChar w:fldCharType="begin"/>
        </w:r>
        <w:r w:rsidR="0018354E">
          <w:rPr>
            <w:noProof/>
            <w:webHidden/>
          </w:rPr>
          <w:instrText xml:space="preserve"> PAGEREF _Toc117684859 \h </w:instrText>
        </w:r>
        <w:r w:rsidR="0018354E">
          <w:rPr>
            <w:noProof/>
            <w:webHidden/>
          </w:rPr>
        </w:r>
        <w:r w:rsidR="0018354E">
          <w:rPr>
            <w:noProof/>
            <w:webHidden/>
          </w:rPr>
          <w:fldChar w:fldCharType="separate"/>
        </w:r>
        <w:r w:rsidR="0018354E">
          <w:rPr>
            <w:noProof/>
            <w:webHidden/>
          </w:rPr>
          <w:t>12</w:t>
        </w:r>
        <w:r w:rsidR="0018354E">
          <w:rPr>
            <w:noProof/>
            <w:webHidden/>
          </w:rPr>
          <w:fldChar w:fldCharType="end"/>
        </w:r>
      </w:hyperlink>
    </w:p>
    <w:p w14:paraId="6D9F2890"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60" w:history="1">
        <w:r w:rsidR="0018354E" w:rsidRPr="003C1E07">
          <w:rPr>
            <w:rStyle w:val="Hyperlink"/>
            <w:noProof/>
            <w:snapToGrid w:val="0"/>
            <w:w w:val="0"/>
          </w:rPr>
          <w:t>3.3</w:t>
        </w:r>
        <w:r w:rsidR="0018354E">
          <w:rPr>
            <w:rFonts w:asciiTheme="minorHAnsi" w:hAnsiTheme="minorHAnsi" w:cstheme="minorBidi"/>
            <w:noProof/>
            <w:sz w:val="22"/>
            <w:szCs w:val="22"/>
          </w:rPr>
          <w:tab/>
        </w:r>
        <w:r w:rsidR="0018354E" w:rsidRPr="003C1E07">
          <w:rPr>
            <w:rStyle w:val="Hyperlink"/>
            <w:noProof/>
          </w:rPr>
          <w:t>Xây dựng chức năng mở tài khoản tự động trên LIM khi nhân viên đi làm trở lại trên hệ thống PS.</w:t>
        </w:r>
        <w:r w:rsidR="0018354E">
          <w:rPr>
            <w:noProof/>
            <w:webHidden/>
          </w:rPr>
          <w:tab/>
        </w:r>
        <w:r w:rsidR="0018354E">
          <w:rPr>
            <w:noProof/>
            <w:webHidden/>
          </w:rPr>
          <w:fldChar w:fldCharType="begin"/>
        </w:r>
        <w:r w:rsidR="0018354E">
          <w:rPr>
            <w:noProof/>
            <w:webHidden/>
          </w:rPr>
          <w:instrText xml:space="preserve"> PAGEREF _Toc117684860 \h </w:instrText>
        </w:r>
        <w:r w:rsidR="0018354E">
          <w:rPr>
            <w:noProof/>
            <w:webHidden/>
          </w:rPr>
        </w:r>
        <w:r w:rsidR="0018354E">
          <w:rPr>
            <w:noProof/>
            <w:webHidden/>
          </w:rPr>
          <w:fldChar w:fldCharType="separate"/>
        </w:r>
        <w:r w:rsidR="0018354E">
          <w:rPr>
            <w:noProof/>
            <w:webHidden/>
          </w:rPr>
          <w:t>15</w:t>
        </w:r>
        <w:r w:rsidR="0018354E">
          <w:rPr>
            <w:noProof/>
            <w:webHidden/>
          </w:rPr>
          <w:fldChar w:fldCharType="end"/>
        </w:r>
      </w:hyperlink>
    </w:p>
    <w:p w14:paraId="0DE41254"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61" w:history="1">
        <w:r w:rsidR="0018354E" w:rsidRPr="003C1E07">
          <w:rPr>
            <w:rStyle w:val="Hyperlink"/>
            <w:noProof/>
            <w:snapToGrid w:val="0"/>
            <w:w w:val="0"/>
          </w:rPr>
          <w:t>3.4</w:t>
        </w:r>
        <w:r w:rsidR="0018354E">
          <w:rPr>
            <w:rFonts w:asciiTheme="minorHAnsi" w:hAnsiTheme="minorHAnsi" w:cstheme="minorBidi"/>
            <w:noProof/>
            <w:sz w:val="22"/>
            <w:szCs w:val="22"/>
          </w:rPr>
          <w:tab/>
        </w:r>
        <w:r w:rsidR="0018354E" w:rsidRPr="003C1E07">
          <w:rPr>
            <w:rStyle w:val="Hyperlink"/>
            <w:noProof/>
          </w:rPr>
          <w:t>Xây dựng chức năng quản lý Jobcode và Role của Ứng dụng (Phương pháp Import file)</w:t>
        </w:r>
        <w:r w:rsidR="0018354E">
          <w:rPr>
            <w:rStyle w:val="Hyperlink"/>
            <w:noProof/>
          </w:rPr>
          <w:t>……….</w:t>
        </w:r>
        <w:r w:rsidR="0018354E">
          <w:rPr>
            <w:noProof/>
            <w:webHidden/>
          </w:rPr>
          <w:tab/>
        </w:r>
        <w:r w:rsidR="0018354E">
          <w:rPr>
            <w:noProof/>
            <w:webHidden/>
          </w:rPr>
          <w:fldChar w:fldCharType="begin"/>
        </w:r>
        <w:r w:rsidR="0018354E">
          <w:rPr>
            <w:noProof/>
            <w:webHidden/>
          </w:rPr>
          <w:instrText xml:space="preserve"> PAGEREF _Toc117684861 \h </w:instrText>
        </w:r>
        <w:r w:rsidR="0018354E">
          <w:rPr>
            <w:noProof/>
            <w:webHidden/>
          </w:rPr>
        </w:r>
        <w:r w:rsidR="0018354E">
          <w:rPr>
            <w:noProof/>
            <w:webHidden/>
          </w:rPr>
          <w:fldChar w:fldCharType="separate"/>
        </w:r>
        <w:r w:rsidR="0018354E">
          <w:rPr>
            <w:noProof/>
            <w:webHidden/>
          </w:rPr>
          <w:t>19</w:t>
        </w:r>
        <w:r w:rsidR="0018354E">
          <w:rPr>
            <w:noProof/>
            <w:webHidden/>
          </w:rPr>
          <w:fldChar w:fldCharType="end"/>
        </w:r>
      </w:hyperlink>
    </w:p>
    <w:p w14:paraId="019FD74B"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62" w:history="1">
        <w:r w:rsidR="0018354E" w:rsidRPr="003C1E07">
          <w:rPr>
            <w:rStyle w:val="Hyperlink"/>
            <w:noProof/>
            <w:snapToGrid w:val="0"/>
            <w:w w:val="0"/>
          </w:rPr>
          <w:t>3.5</w:t>
        </w:r>
        <w:r w:rsidR="0018354E">
          <w:rPr>
            <w:rFonts w:asciiTheme="minorHAnsi" w:hAnsiTheme="minorHAnsi" w:cstheme="minorBidi"/>
            <w:noProof/>
            <w:sz w:val="22"/>
            <w:szCs w:val="22"/>
          </w:rPr>
          <w:tab/>
        </w:r>
        <w:r w:rsidR="0018354E" w:rsidRPr="003C1E07">
          <w:rPr>
            <w:rStyle w:val="Hyperlink"/>
            <w:noProof/>
          </w:rPr>
          <w:t>Xây dựng chức năng quản lý Jobcode và Role của Ứng dụng (Phương pháp nhập từng bản ghi)</w:t>
        </w:r>
        <w:r w:rsidR="0018354E">
          <w:rPr>
            <w:noProof/>
            <w:webHidden/>
          </w:rPr>
          <w:tab/>
        </w:r>
        <w:r w:rsidR="0018354E">
          <w:rPr>
            <w:noProof/>
            <w:webHidden/>
          </w:rPr>
          <w:fldChar w:fldCharType="begin"/>
        </w:r>
        <w:r w:rsidR="0018354E">
          <w:rPr>
            <w:noProof/>
            <w:webHidden/>
          </w:rPr>
          <w:instrText xml:space="preserve"> PAGEREF _Toc117684862 \h </w:instrText>
        </w:r>
        <w:r w:rsidR="0018354E">
          <w:rPr>
            <w:noProof/>
            <w:webHidden/>
          </w:rPr>
        </w:r>
        <w:r w:rsidR="0018354E">
          <w:rPr>
            <w:noProof/>
            <w:webHidden/>
          </w:rPr>
          <w:fldChar w:fldCharType="separate"/>
        </w:r>
        <w:r w:rsidR="0018354E">
          <w:rPr>
            <w:noProof/>
            <w:webHidden/>
          </w:rPr>
          <w:t>29</w:t>
        </w:r>
        <w:r w:rsidR="0018354E">
          <w:rPr>
            <w:noProof/>
            <w:webHidden/>
          </w:rPr>
          <w:fldChar w:fldCharType="end"/>
        </w:r>
      </w:hyperlink>
    </w:p>
    <w:p w14:paraId="6C130341" w14:textId="77777777" w:rsidR="0018354E" w:rsidRDefault="0071572D">
      <w:pPr>
        <w:pStyle w:val="TOC1"/>
        <w:rPr>
          <w:rFonts w:asciiTheme="minorHAnsi" w:eastAsiaTheme="minorEastAsia" w:hAnsiTheme="minorHAnsi" w:cstheme="minorBidi"/>
          <w:b w:val="0"/>
          <w:noProof/>
          <w:sz w:val="22"/>
          <w:szCs w:val="22"/>
        </w:rPr>
      </w:pPr>
      <w:hyperlink w:anchor="_Toc117684863" w:history="1">
        <w:r w:rsidR="0018354E" w:rsidRPr="003C1E07">
          <w:rPr>
            <w:rStyle w:val="Hyperlink"/>
            <w:rFonts w:asciiTheme="majorHAnsi" w:hAnsiTheme="majorHAnsi" w:cstheme="majorBidi"/>
            <w:noProof/>
          </w:rPr>
          <w:t>4</w:t>
        </w:r>
        <w:r w:rsidR="0018354E">
          <w:rPr>
            <w:rFonts w:asciiTheme="minorHAnsi" w:eastAsiaTheme="minorEastAsia" w:hAnsiTheme="minorHAnsi" w:cstheme="minorBidi"/>
            <w:b w:val="0"/>
            <w:noProof/>
            <w:sz w:val="22"/>
            <w:szCs w:val="22"/>
          </w:rPr>
          <w:tab/>
        </w:r>
        <w:r w:rsidR="0018354E" w:rsidRPr="003C1E07">
          <w:rPr>
            <w:rStyle w:val="Hyperlink"/>
            <w:noProof/>
          </w:rPr>
          <w:t>ĐẶC TẢ YÊU CẦU BÁO CÁO</w:t>
        </w:r>
        <w:r w:rsidR="0018354E">
          <w:rPr>
            <w:noProof/>
            <w:webHidden/>
          </w:rPr>
          <w:tab/>
        </w:r>
        <w:r w:rsidR="0018354E">
          <w:rPr>
            <w:noProof/>
            <w:webHidden/>
          </w:rPr>
          <w:fldChar w:fldCharType="begin"/>
        </w:r>
        <w:r w:rsidR="0018354E">
          <w:rPr>
            <w:noProof/>
            <w:webHidden/>
          </w:rPr>
          <w:instrText xml:space="preserve"> PAGEREF _Toc117684863 \h </w:instrText>
        </w:r>
        <w:r w:rsidR="0018354E">
          <w:rPr>
            <w:noProof/>
            <w:webHidden/>
          </w:rPr>
        </w:r>
        <w:r w:rsidR="0018354E">
          <w:rPr>
            <w:noProof/>
            <w:webHidden/>
          </w:rPr>
          <w:fldChar w:fldCharType="separate"/>
        </w:r>
        <w:r w:rsidR="0018354E">
          <w:rPr>
            <w:noProof/>
            <w:webHidden/>
          </w:rPr>
          <w:t>38</w:t>
        </w:r>
        <w:r w:rsidR="0018354E">
          <w:rPr>
            <w:noProof/>
            <w:webHidden/>
          </w:rPr>
          <w:fldChar w:fldCharType="end"/>
        </w:r>
      </w:hyperlink>
    </w:p>
    <w:p w14:paraId="3070B87F" w14:textId="77777777" w:rsidR="0018354E" w:rsidRDefault="0071572D">
      <w:pPr>
        <w:pStyle w:val="TOC2"/>
        <w:tabs>
          <w:tab w:val="left" w:pos="1100"/>
          <w:tab w:val="right" w:leader="dot" w:pos="9351"/>
        </w:tabs>
        <w:rPr>
          <w:rFonts w:asciiTheme="minorHAnsi" w:hAnsiTheme="minorHAnsi" w:cstheme="minorBidi"/>
          <w:noProof/>
          <w:sz w:val="22"/>
          <w:szCs w:val="22"/>
        </w:rPr>
      </w:pPr>
      <w:hyperlink w:anchor="_Toc117684864" w:history="1">
        <w:r w:rsidR="0018354E">
          <w:rPr>
            <w:rStyle w:val="Hyperlink"/>
            <w:noProof/>
          </w:rPr>
          <w:t>4.</w:t>
        </w:r>
        <w:r w:rsidR="0018354E" w:rsidRPr="003C1E07">
          <w:rPr>
            <w:rStyle w:val="Hyperlink"/>
            <w:noProof/>
          </w:rPr>
          <w:t>1</w:t>
        </w:r>
        <w:r w:rsidR="00E61BA8">
          <w:rPr>
            <w:rFonts w:asciiTheme="minorHAnsi" w:hAnsiTheme="minorHAnsi" w:cstheme="minorBidi"/>
            <w:noProof/>
            <w:sz w:val="22"/>
            <w:szCs w:val="22"/>
          </w:rPr>
          <w:t xml:space="preserve">       </w:t>
        </w:r>
        <w:r w:rsidR="0018354E" w:rsidRPr="003C1E07">
          <w:rPr>
            <w:rStyle w:val="Hyperlink"/>
            <w:noProof/>
          </w:rPr>
          <w:t>Báo cáo lịch sử tạo và phân quyền user thành công</w:t>
        </w:r>
        <w:r w:rsidR="0018354E">
          <w:rPr>
            <w:noProof/>
            <w:webHidden/>
          </w:rPr>
          <w:tab/>
        </w:r>
        <w:r w:rsidR="0018354E">
          <w:rPr>
            <w:noProof/>
            <w:webHidden/>
          </w:rPr>
          <w:fldChar w:fldCharType="begin"/>
        </w:r>
        <w:r w:rsidR="0018354E">
          <w:rPr>
            <w:noProof/>
            <w:webHidden/>
          </w:rPr>
          <w:instrText xml:space="preserve"> PAGEREF _Toc117684864 \h </w:instrText>
        </w:r>
        <w:r w:rsidR="0018354E">
          <w:rPr>
            <w:noProof/>
            <w:webHidden/>
          </w:rPr>
        </w:r>
        <w:r w:rsidR="0018354E">
          <w:rPr>
            <w:noProof/>
            <w:webHidden/>
          </w:rPr>
          <w:fldChar w:fldCharType="separate"/>
        </w:r>
        <w:r w:rsidR="0018354E">
          <w:rPr>
            <w:noProof/>
            <w:webHidden/>
          </w:rPr>
          <w:t>38</w:t>
        </w:r>
        <w:r w:rsidR="0018354E">
          <w:rPr>
            <w:noProof/>
            <w:webHidden/>
          </w:rPr>
          <w:fldChar w:fldCharType="end"/>
        </w:r>
      </w:hyperlink>
    </w:p>
    <w:p w14:paraId="6F62A418" w14:textId="77777777" w:rsidR="0018354E" w:rsidRDefault="0071572D">
      <w:pPr>
        <w:pStyle w:val="TOC2"/>
        <w:tabs>
          <w:tab w:val="left" w:pos="880"/>
          <w:tab w:val="right" w:leader="dot" w:pos="9351"/>
        </w:tabs>
        <w:rPr>
          <w:rFonts w:asciiTheme="minorHAnsi" w:hAnsiTheme="minorHAnsi" w:cstheme="minorBidi"/>
          <w:noProof/>
          <w:sz w:val="22"/>
          <w:szCs w:val="22"/>
        </w:rPr>
      </w:pPr>
      <w:hyperlink w:anchor="_Toc117684869" w:history="1">
        <w:r w:rsidR="0018354E" w:rsidRPr="003C1E07">
          <w:rPr>
            <w:rStyle w:val="Hyperlink"/>
            <w:noProof/>
            <w:snapToGrid w:val="0"/>
            <w:w w:val="0"/>
          </w:rPr>
          <w:t>4.2</w:t>
        </w:r>
        <w:r w:rsidR="0018354E">
          <w:rPr>
            <w:rFonts w:asciiTheme="minorHAnsi" w:hAnsiTheme="minorHAnsi" w:cstheme="minorBidi"/>
            <w:noProof/>
            <w:sz w:val="22"/>
            <w:szCs w:val="22"/>
          </w:rPr>
          <w:tab/>
        </w:r>
        <w:r w:rsidR="0018354E" w:rsidRPr="003C1E07">
          <w:rPr>
            <w:rStyle w:val="Hyperlink"/>
            <w:noProof/>
          </w:rPr>
          <w:t>Báo cáo lịch sử tạo và phân quyền user thất bại</w:t>
        </w:r>
        <w:r w:rsidR="0018354E">
          <w:rPr>
            <w:noProof/>
            <w:webHidden/>
          </w:rPr>
          <w:tab/>
        </w:r>
        <w:r w:rsidR="0018354E">
          <w:rPr>
            <w:noProof/>
            <w:webHidden/>
          </w:rPr>
          <w:fldChar w:fldCharType="begin"/>
        </w:r>
        <w:r w:rsidR="0018354E">
          <w:rPr>
            <w:noProof/>
            <w:webHidden/>
          </w:rPr>
          <w:instrText xml:space="preserve"> PAGEREF _Toc117684869 \h </w:instrText>
        </w:r>
        <w:r w:rsidR="0018354E">
          <w:rPr>
            <w:noProof/>
            <w:webHidden/>
          </w:rPr>
        </w:r>
        <w:r w:rsidR="0018354E">
          <w:rPr>
            <w:noProof/>
            <w:webHidden/>
          </w:rPr>
          <w:fldChar w:fldCharType="separate"/>
        </w:r>
        <w:r w:rsidR="0018354E">
          <w:rPr>
            <w:noProof/>
            <w:webHidden/>
          </w:rPr>
          <w:t>40</w:t>
        </w:r>
        <w:r w:rsidR="0018354E">
          <w:rPr>
            <w:noProof/>
            <w:webHidden/>
          </w:rPr>
          <w:fldChar w:fldCharType="end"/>
        </w:r>
      </w:hyperlink>
    </w:p>
    <w:p w14:paraId="363E2342" w14:textId="77777777" w:rsidR="00A86154" w:rsidRPr="00E3673A" w:rsidRDefault="00E02E0A" w:rsidP="00A86154">
      <w:pPr>
        <w:jc w:val="both"/>
      </w:pPr>
      <w:r w:rsidRPr="00E3673A">
        <w:rPr>
          <w:b/>
          <w:sz w:val="20"/>
          <w:szCs w:val="20"/>
        </w:rPr>
        <w:fldChar w:fldCharType="end"/>
      </w:r>
      <w:bookmarkStart w:id="1" w:name="_Ref398416340"/>
    </w:p>
    <w:p w14:paraId="08DB5C3E" w14:textId="77777777" w:rsidR="00A86154" w:rsidRPr="00E3673A" w:rsidRDefault="00A86154" w:rsidP="00BE7ACF">
      <w:pPr>
        <w:pStyle w:val="Heading1"/>
        <w:rPr>
          <w:color w:val="auto"/>
        </w:rPr>
      </w:pPr>
      <w:r w:rsidRPr="00E3673A">
        <w:rPr>
          <w:color w:val="auto"/>
        </w:rPr>
        <w:br w:type="page"/>
      </w:r>
      <w:bookmarkStart w:id="2" w:name="_Toc117684845"/>
      <w:r w:rsidRPr="00E3673A">
        <w:rPr>
          <w:color w:val="auto"/>
        </w:rPr>
        <w:lastRenderedPageBreak/>
        <w:t>TỔNG QUAN</w:t>
      </w:r>
      <w:bookmarkEnd w:id="1"/>
      <w:r w:rsidR="00A825BE">
        <w:rPr>
          <w:color w:val="auto"/>
        </w:rPr>
        <w:t xml:space="preserve"> TÀI LIỆU</w:t>
      </w:r>
      <w:bookmarkEnd w:id="2"/>
    </w:p>
    <w:p w14:paraId="626E7204" w14:textId="77777777" w:rsidR="00A86154" w:rsidRDefault="00216023" w:rsidP="005C65EE">
      <w:pPr>
        <w:pStyle w:val="Heading2"/>
        <w:rPr>
          <w:color w:val="auto"/>
        </w:rPr>
      </w:pPr>
      <w:bookmarkStart w:id="3" w:name="_Toc117684846"/>
      <w:r w:rsidRPr="00E3673A">
        <w:rPr>
          <w:color w:val="auto"/>
        </w:rPr>
        <w:t>Mục</w:t>
      </w:r>
      <w:r w:rsidR="00A825BE">
        <w:rPr>
          <w:color w:val="auto"/>
        </w:rPr>
        <w:t xml:space="preserve"> đích tài liệu</w:t>
      </w:r>
      <w:bookmarkEnd w:id="3"/>
    </w:p>
    <w:p w14:paraId="4218E5D6" w14:textId="77777777" w:rsidR="00E449E9" w:rsidRDefault="00E449E9" w:rsidP="00532796">
      <w:pPr>
        <w:ind w:firstLine="576"/>
      </w:pPr>
      <w:r>
        <w:t>Tài liệu này mô tả chi tiết yêu cầu nghiệp vụ cho chức năng phân quyền tự động trên hệ thống LIM (Áp dụng cho ứng dụng LOS) tại Ngân Hàng Bưu Điện Liên Việt</w:t>
      </w:r>
      <w:r w:rsidR="00493477">
        <w:t>.</w:t>
      </w:r>
    </w:p>
    <w:p w14:paraId="5036092D" w14:textId="77777777" w:rsidR="00A86154" w:rsidRPr="00E3673A" w:rsidRDefault="00216023" w:rsidP="005C65EE">
      <w:pPr>
        <w:pStyle w:val="Heading2"/>
        <w:rPr>
          <w:color w:val="auto"/>
          <w:szCs w:val="24"/>
        </w:rPr>
      </w:pPr>
      <w:bookmarkStart w:id="4" w:name="_Toc117684847"/>
      <w:r w:rsidRPr="00E3673A">
        <w:rPr>
          <w:color w:val="auto"/>
          <w:szCs w:val="24"/>
        </w:rPr>
        <w:t>Đối tượng sử dụng</w:t>
      </w:r>
      <w:r w:rsidR="00C81167">
        <w:rPr>
          <w:color w:val="auto"/>
          <w:szCs w:val="24"/>
        </w:rPr>
        <w:t xml:space="preserve"> tài liệu</w:t>
      </w:r>
      <w:bookmarkEnd w:id="4"/>
    </w:p>
    <w:p w14:paraId="440AD34C" w14:textId="77777777" w:rsidR="00216023" w:rsidRDefault="00136810" w:rsidP="00136810">
      <w:pPr>
        <w:pStyle w:val="ListParagraph"/>
        <w:numPr>
          <w:ilvl w:val="0"/>
          <w:numId w:val="10"/>
        </w:numPr>
        <w:ind w:left="900" w:hanging="270"/>
      </w:pPr>
      <w:r>
        <w:t>Phòng HTVH Khối CNTT</w:t>
      </w:r>
    </w:p>
    <w:p w14:paraId="6E58DD2E" w14:textId="77777777" w:rsidR="001D7CAA" w:rsidRPr="0071233C" w:rsidRDefault="001D7CAA" w:rsidP="00136810">
      <w:pPr>
        <w:pStyle w:val="Heading2"/>
        <w:rPr>
          <w:color w:val="auto"/>
        </w:rPr>
      </w:pPr>
      <w:bookmarkStart w:id="5" w:name="_Toc399142790"/>
      <w:bookmarkStart w:id="6" w:name="_Toc399143346"/>
      <w:bookmarkStart w:id="7" w:name="_Toc399142791"/>
      <w:bookmarkStart w:id="8" w:name="_Toc399143347"/>
      <w:bookmarkStart w:id="9" w:name="_Toc117684848"/>
      <w:bookmarkEnd w:id="5"/>
      <w:bookmarkEnd w:id="6"/>
      <w:bookmarkEnd w:id="7"/>
      <w:bookmarkEnd w:id="8"/>
      <w:r w:rsidRPr="00E3673A">
        <w:rPr>
          <w:color w:val="auto"/>
        </w:rPr>
        <w:t>Định nghĩa và các từ viết tắt</w:t>
      </w:r>
      <w:bookmarkEnd w:id="9"/>
    </w:p>
    <w:tbl>
      <w:tblPr>
        <w:tblW w:w="907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466"/>
        <w:gridCol w:w="5940"/>
      </w:tblGrid>
      <w:tr w:rsidR="001D7CAA" w:rsidRPr="00E3673A" w14:paraId="7605E4AF" w14:textId="77777777" w:rsidTr="004A4707">
        <w:trPr>
          <w:trHeight w:val="413"/>
        </w:trPr>
        <w:tc>
          <w:tcPr>
            <w:tcW w:w="670" w:type="dxa"/>
            <w:shd w:val="clear" w:color="auto" w:fill="F2F2F2"/>
            <w:vAlign w:val="center"/>
          </w:tcPr>
          <w:p w14:paraId="622A0DFE" w14:textId="77777777" w:rsidR="001D7CAA" w:rsidRPr="00E3673A" w:rsidRDefault="001D7CAA" w:rsidP="004A4707">
            <w:pPr>
              <w:spacing w:after="0"/>
              <w:jc w:val="center"/>
              <w:rPr>
                <w:b/>
              </w:rPr>
            </w:pPr>
            <w:r w:rsidRPr="00E3673A">
              <w:rPr>
                <w:b/>
              </w:rPr>
              <w:t>STT</w:t>
            </w:r>
          </w:p>
        </w:tc>
        <w:tc>
          <w:tcPr>
            <w:tcW w:w="2466" w:type="dxa"/>
            <w:shd w:val="clear" w:color="auto" w:fill="F2F2F2"/>
            <w:vAlign w:val="center"/>
          </w:tcPr>
          <w:p w14:paraId="0267B2DA" w14:textId="77777777" w:rsidR="001D7CAA" w:rsidRPr="00E3673A" w:rsidRDefault="001D7CAA" w:rsidP="004A4707">
            <w:pPr>
              <w:spacing w:after="0"/>
              <w:jc w:val="center"/>
              <w:rPr>
                <w:b/>
              </w:rPr>
            </w:pPr>
            <w:r w:rsidRPr="00E3673A">
              <w:rPr>
                <w:b/>
              </w:rPr>
              <w:t>Thuật ngữ</w:t>
            </w:r>
          </w:p>
        </w:tc>
        <w:tc>
          <w:tcPr>
            <w:tcW w:w="5940" w:type="dxa"/>
            <w:shd w:val="clear" w:color="auto" w:fill="F2F2F2"/>
            <w:vAlign w:val="center"/>
          </w:tcPr>
          <w:p w14:paraId="5F45060C" w14:textId="77777777" w:rsidR="001D7CAA" w:rsidRPr="00E3673A" w:rsidRDefault="001D7CAA" w:rsidP="004A4707">
            <w:pPr>
              <w:spacing w:after="0"/>
              <w:jc w:val="center"/>
              <w:rPr>
                <w:b/>
              </w:rPr>
            </w:pPr>
            <w:r w:rsidRPr="00E3673A">
              <w:rPr>
                <w:b/>
              </w:rPr>
              <w:t>Định nghĩa</w:t>
            </w:r>
          </w:p>
        </w:tc>
      </w:tr>
      <w:tr w:rsidR="00136810" w:rsidRPr="00E3673A" w14:paraId="505ABEA7" w14:textId="77777777" w:rsidTr="004A4707">
        <w:trPr>
          <w:trHeight w:val="449"/>
        </w:trPr>
        <w:tc>
          <w:tcPr>
            <w:tcW w:w="670" w:type="dxa"/>
            <w:vAlign w:val="center"/>
          </w:tcPr>
          <w:p w14:paraId="5B22F4C0" w14:textId="77777777" w:rsidR="00136810" w:rsidRPr="00E3673A" w:rsidRDefault="00136810" w:rsidP="00136810">
            <w:pPr>
              <w:spacing w:after="0"/>
              <w:jc w:val="center"/>
            </w:pPr>
            <w:r>
              <w:t>1</w:t>
            </w:r>
          </w:p>
        </w:tc>
        <w:tc>
          <w:tcPr>
            <w:tcW w:w="2466" w:type="dxa"/>
            <w:vAlign w:val="center"/>
          </w:tcPr>
          <w:p w14:paraId="6714483C" w14:textId="77777777" w:rsidR="00136810" w:rsidRPr="00E3673A" w:rsidRDefault="00136810" w:rsidP="00136810">
            <w:pPr>
              <w:spacing w:after="0"/>
            </w:pPr>
            <w:r>
              <w:t>HTVH</w:t>
            </w:r>
          </w:p>
        </w:tc>
        <w:tc>
          <w:tcPr>
            <w:tcW w:w="5940" w:type="dxa"/>
            <w:vAlign w:val="center"/>
          </w:tcPr>
          <w:p w14:paraId="10240183" w14:textId="77777777" w:rsidR="00136810" w:rsidRPr="00E3673A" w:rsidRDefault="00136810" w:rsidP="00136810">
            <w:pPr>
              <w:spacing w:after="0"/>
            </w:pPr>
            <w:r>
              <w:t>Hỗ trợ vận hành</w:t>
            </w:r>
          </w:p>
        </w:tc>
      </w:tr>
      <w:tr w:rsidR="00136810" w:rsidRPr="00E3673A" w14:paraId="7431DB91" w14:textId="77777777" w:rsidTr="004A4707">
        <w:trPr>
          <w:trHeight w:val="431"/>
        </w:trPr>
        <w:tc>
          <w:tcPr>
            <w:tcW w:w="670" w:type="dxa"/>
            <w:vAlign w:val="center"/>
          </w:tcPr>
          <w:p w14:paraId="4450F21F" w14:textId="77777777" w:rsidR="00136810" w:rsidRPr="00E3673A" w:rsidRDefault="00136810" w:rsidP="00136810">
            <w:pPr>
              <w:spacing w:after="0"/>
              <w:jc w:val="center"/>
            </w:pPr>
            <w:r>
              <w:t>2</w:t>
            </w:r>
          </w:p>
        </w:tc>
        <w:tc>
          <w:tcPr>
            <w:tcW w:w="2466" w:type="dxa"/>
            <w:vAlign w:val="center"/>
          </w:tcPr>
          <w:p w14:paraId="706566DA" w14:textId="77777777" w:rsidR="00136810" w:rsidRPr="00E3673A" w:rsidRDefault="00136810" w:rsidP="00136810">
            <w:pPr>
              <w:spacing w:after="0"/>
            </w:pPr>
            <w:r>
              <w:t>CNTT</w:t>
            </w:r>
          </w:p>
        </w:tc>
        <w:tc>
          <w:tcPr>
            <w:tcW w:w="5940" w:type="dxa"/>
            <w:vAlign w:val="center"/>
          </w:tcPr>
          <w:p w14:paraId="7D279FFE" w14:textId="77777777" w:rsidR="00136810" w:rsidRPr="00E3673A" w:rsidRDefault="00136810" w:rsidP="00136810">
            <w:pPr>
              <w:spacing w:after="0"/>
            </w:pPr>
            <w:r>
              <w:t>Công nghệ thông tin</w:t>
            </w:r>
          </w:p>
        </w:tc>
      </w:tr>
      <w:tr w:rsidR="00136810" w:rsidRPr="00E3673A" w14:paraId="62C5A13E" w14:textId="77777777" w:rsidTr="004A4707">
        <w:trPr>
          <w:trHeight w:val="431"/>
        </w:trPr>
        <w:tc>
          <w:tcPr>
            <w:tcW w:w="670" w:type="dxa"/>
            <w:vAlign w:val="center"/>
          </w:tcPr>
          <w:p w14:paraId="37C1331A" w14:textId="77777777" w:rsidR="00136810" w:rsidRDefault="00136810" w:rsidP="00136810">
            <w:pPr>
              <w:spacing w:after="0"/>
              <w:jc w:val="center"/>
            </w:pPr>
            <w:r>
              <w:t>3</w:t>
            </w:r>
          </w:p>
        </w:tc>
        <w:tc>
          <w:tcPr>
            <w:tcW w:w="2466" w:type="dxa"/>
            <w:vAlign w:val="center"/>
          </w:tcPr>
          <w:p w14:paraId="09D235CE" w14:textId="77777777" w:rsidR="00136810" w:rsidRDefault="00136810" w:rsidP="00136810">
            <w:pPr>
              <w:spacing w:after="0"/>
            </w:pPr>
            <w:r>
              <w:t>CV</w:t>
            </w:r>
          </w:p>
        </w:tc>
        <w:tc>
          <w:tcPr>
            <w:tcW w:w="5940" w:type="dxa"/>
            <w:vAlign w:val="center"/>
          </w:tcPr>
          <w:p w14:paraId="6066CCA4" w14:textId="77777777" w:rsidR="00136810" w:rsidRPr="00E3673A" w:rsidRDefault="00136810" w:rsidP="00136810">
            <w:pPr>
              <w:spacing w:after="0"/>
            </w:pPr>
            <w:r>
              <w:t>Chuyên viên</w:t>
            </w:r>
          </w:p>
        </w:tc>
      </w:tr>
      <w:tr w:rsidR="00136810" w:rsidRPr="00E3673A" w14:paraId="648F1364" w14:textId="77777777" w:rsidTr="004A4707">
        <w:trPr>
          <w:trHeight w:val="431"/>
        </w:trPr>
        <w:tc>
          <w:tcPr>
            <w:tcW w:w="670" w:type="dxa"/>
            <w:vAlign w:val="center"/>
          </w:tcPr>
          <w:p w14:paraId="52C7B66B" w14:textId="77777777" w:rsidR="00136810" w:rsidRDefault="00136810" w:rsidP="00136810">
            <w:pPr>
              <w:spacing w:after="0"/>
              <w:jc w:val="center"/>
            </w:pPr>
            <w:r>
              <w:t>4</w:t>
            </w:r>
          </w:p>
        </w:tc>
        <w:tc>
          <w:tcPr>
            <w:tcW w:w="2466" w:type="dxa"/>
            <w:vAlign w:val="center"/>
          </w:tcPr>
          <w:p w14:paraId="52ADFA1E" w14:textId="77777777" w:rsidR="00136810" w:rsidRDefault="00136810" w:rsidP="00136810">
            <w:pPr>
              <w:spacing w:after="0"/>
            </w:pPr>
            <w:r>
              <w:t>HTTT</w:t>
            </w:r>
          </w:p>
        </w:tc>
        <w:tc>
          <w:tcPr>
            <w:tcW w:w="5940" w:type="dxa"/>
            <w:vAlign w:val="center"/>
          </w:tcPr>
          <w:p w14:paraId="7761232B" w14:textId="77777777" w:rsidR="00136810" w:rsidRPr="00E3673A" w:rsidRDefault="00136810" w:rsidP="00136810">
            <w:pPr>
              <w:spacing w:after="0"/>
            </w:pPr>
            <w:r>
              <w:t>Hệ thống thông tin</w:t>
            </w:r>
          </w:p>
        </w:tc>
      </w:tr>
      <w:tr w:rsidR="00EB6E01" w:rsidRPr="00E3673A" w14:paraId="3A1D3CA1" w14:textId="77777777" w:rsidTr="004A4707">
        <w:trPr>
          <w:trHeight w:val="431"/>
        </w:trPr>
        <w:tc>
          <w:tcPr>
            <w:tcW w:w="670" w:type="dxa"/>
            <w:vAlign w:val="center"/>
          </w:tcPr>
          <w:p w14:paraId="5FE7DD62" w14:textId="77777777" w:rsidR="00EB6E01" w:rsidRDefault="00EB6E01" w:rsidP="00136810">
            <w:pPr>
              <w:spacing w:after="0"/>
              <w:jc w:val="center"/>
            </w:pPr>
            <w:r>
              <w:t>5</w:t>
            </w:r>
          </w:p>
        </w:tc>
        <w:tc>
          <w:tcPr>
            <w:tcW w:w="2466" w:type="dxa"/>
            <w:vAlign w:val="center"/>
          </w:tcPr>
          <w:p w14:paraId="5D24F4AE" w14:textId="77777777" w:rsidR="00EB6E01" w:rsidRDefault="00EB6E01" w:rsidP="00136810">
            <w:pPr>
              <w:spacing w:after="0"/>
            </w:pPr>
            <w:r>
              <w:t>PS</w:t>
            </w:r>
          </w:p>
        </w:tc>
        <w:tc>
          <w:tcPr>
            <w:tcW w:w="5940" w:type="dxa"/>
            <w:vAlign w:val="center"/>
          </w:tcPr>
          <w:p w14:paraId="6DCBAF9E" w14:textId="77777777" w:rsidR="00EB6E01" w:rsidRDefault="00EB6E01" w:rsidP="00136810">
            <w:pPr>
              <w:spacing w:after="0"/>
            </w:pPr>
            <w:r>
              <w:t>Hệ thống quản trị nguồn nhân lực</w:t>
            </w:r>
            <w:r w:rsidR="0071233C">
              <w:t xml:space="preserve"> </w:t>
            </w:r>
          </w:p>
        </w:tc>
      </w:tr>
    </w:tbl>
    <w:p w14:paraId="0EABCCA0" w14:textId="77777777" w:rsidR="001D7CAA" w:rsidRDefault="001D7CAA" w:rsidP="001D7CAA"/>
    <w:p w14:paraId="6FD5CB52" w14:textId="77777777" w:rsidR="008A4C4E" w:rsidRPr="009C477C" w:rsidRDefault="009E745E" w:rsidP="008A4C4E">
      <w:pPr>
        <w:pStyle w:val="Heading1"/>
        <w:rPr>
          <w:color w:val="auto"/>
        </w:rPr>
      </w:pPr>
      <w:bookmarkStart w:id="10" w:name="_Toc117684849"/>
      <w:r w:rsidRPr="009C477C">
        <w:rPr>
          <w:color w:val="auto"/>
        </w:rPr>
        <w:t>YÊU CẦU NGHIỆP VỤ/ SẢN PHẨM</w:t>
      </w:r>
      <w:bookmarkEnd w:id="10"/>
    </w:p>
    <w:p w14:paraId="77E607A4" w14:textId="77777777" w:rsidR="00C81167" w:rsidRDefault="00C81167" w:rsidP="00983A8F">
      <w:pPr>
        <w:pStyle w:val="Heading2"/>
        <w:ind w:left="578" w:hanging="578"/>
        <w:rPr>
          <w:color w:val="auto"/>
          <w:szCs w:val="24"/>
        </w:rPr>
      </w:pPr>
      <w:bookmarkStart w:id="11" w:name="_Toc117684850"/>
      <w:r>
        <w:rPr>
          <w:color w:val="auto"/>
          <w:szCs w:val="24"/>
        </w:rPr>
        <w:t>Mô tả chung về yêu cầu</w:t>
      </w:r>
      <w:r w:rsidR="003F28D7">
        <w:rPr>
          <w:color w:val="auto"/>
          <w:szCs w:val="24"/>
        </w:rPr>
        <w:t xml:space="preserve"> phần mềm</w:t>
      </w:r>
      <w:bookmarkEnd w:id="11"/>
    </w:p>
    <w:p w14:paraId="4EC00C59" w14:textId="77777777" w:rsidR="00C81167" w:rsidRDefault="00C81167" w:rsidP="00792AB2">
      <w:pPr>
        <w:pStyle w:val="ListParagraph"/>
        <w:numPr>
          <w:ilvl w:val="0"/>
          <w:numId w:val="7"/>
        </w:numPr>
        <w:rPr>
          <w:b/>
        </w:rPr>
      </w:pPr>
      <w:r w:rsidRPr="009B3501">
        <w:rPr>
          <w:b/>
        </w:rPr>
        <w:t>Mục đích của phần mềm</w:t>
      </w:r>
    </w:p>
    <w:p w14:paraId="38A69038" w14:textId="77777777" w:rsidR="001F133E" w:rsidRDefault="004F3F09" w:rsidP="004F3F09">
      <w:pPr>
        <w:pStyle w:val="ListParagraph"/>
        <w:ind w:firstLine="540"/>
        <w:jc w:val="both"/>
      </w:pPr>
      <w:r w:rsidRPr="00B76261">
        <w:t>Giúp</w:t>
      </w:r>
      <w:r w:rsidR="001F133E">
        <w:t xml:space="preserve"> cho việc tạo tạo và phân quyền cho user trên các ứng dụng một cách tự động theo chính </w:t>
      </w:r>
      <w:r w:rsidR="008B5883">
        <w:t xml:space="preserve">sách </w:t>
      </w:r>
      <w:r w:rsidR="001F133E">
        <w:t>phân quyền của Ngân hàng</w:t>
      </w:r>
      <w:r w:rsidR="008B5883">
        <w:t xml:space="preserve"> Bưu Điện Liên Việt</w:t>
      </w:r>
      <w:r w:rsidR="001F133E">
        <w:t>. Giúp cho bộ phận hỗ trợ vận hành không phải vào phần mềm Lim để</w:t>
      </w:r>
      <w:r w:rsidR="008B5883">
        <w:t xml:space="preserve"> thao tác</w:t>
      </w:r>
      <w:r w:rsidR="001F133E">
        <w:t>, giúp giảm thiểu được thời gian trong công tác tạo và phân quyề</w:t>
      </w:r>
      <w:r w:rsidR="00D7314E">
        <w:t>n cho user trên các ứng dụng</w:t>
      </w:r>
    </w:p>
    <w:p w14:paraId="68F77EAC" w14:textId="77777777" w:rsidR="004F3F09" w:rsidRPr="009B3501" w:rsidRDefault="004F3F09" w:rsidP="004F3F09">
      <w:pPr>
        <w:pStyle w:val="ListParagraph"/>
        <w:rPr>
          <w:b/>
        </w:rPr>
      </w:pPr>
    </w:p>
    <w:p w14:paraId="79C36D83" w14:textId="77777777" w:rsidR="00C81167" w:rsidRDefault="00C81167" w:rsidP="00792AB2">
      <w:pPr>
        <w:pStyle w:val="ListParagraph"/>
        <w:numPr>
          <w:ilvl w:val="0"/>
          <w:numId w:val="7"/>
        </w:numPr>
        <w:rPr>
          <w:b/>
        </w:rPr>
      </w:pPr>
      <w:r w:rsidRPr="009B3501">
        <w:rPr>
          <w:b/>
        </w:rPr>
        <w:t>Đối tượng sử dụng phần mềm</w:t>
      </w:r>
    </w:p>
    <w:p w14:paraId="594D4368" w14:textId="77777777" w:rsidR="008F1B97" w:rsidRPr="00505D69" w:rsidRDefault="008F1B97" w:rsidP="008F1B97">
      <w:pPr>
        <w:pStyle w:val="ListParagraph"/>
        <w:jc w:val="both"/>
        <w:rPr>
          <w:color w:val="000000" w:themeColor="text1"/>
        </w:rPr>
      </w:pPr>
      <w:r w:rsidRPr="00505D69">
        <w:rPr>
          <w:color w:val="000000" w:themeColor="text1"/>
        </w:rPr>
        <w:t>Phòng HTVH – Khối CNTT.</w:t>
      </w:r>
    </w:p>
    <w:p w14:paraId="041FE0B3" w14:textId="77777777" w:rsidR="008F1B97" w:rsidRPr="009B3501" w:rsidRDefault="008F1B97" w:rsidP="008F1B97">
      <w:pPr>
        <w:pStyle w:val="ListParagraph"/>
        <w:rPr>
          <w:b/>
        </w:rPr>
      </w:pPr>
    </w:p>
    <w:p w14:paraId="55FBE66D" w14:textId="77777777" w:rsidR="00C81167" w:rsidRDefault="00C81167" w:rsidP="00792AB2">
      <w:pPr>
        <w:pStyle w:val="ListParagraph"/>
        <w:numPr>
          <w:ilvl w:val="0"/>
          <w:numId w:val="7"/>
        </w:numPr>
        <w:rPr>
          <w:b/>
        </w:rPr>
      </w:pPr>
      <w:r w:rsidRPr="009B3501">
        <w:rPr>
          <w:b/>
        </w:rPr>
        <w:t>Phạm vi triển khai phần mềm</w:t>
      </w:r>
    </w:p>
    <w:p w14:paraId="3BC3D4AA" w14:textId="77777777" w:rsidR="00CF1DA4" w:rsidRPr="00CF1DA4" w:rsidRDefault="00CF1DA4" w:rsidP="00CF1DA4">
      <w:pPr>
        <w:pStyle w:val="ListParagraph"/>
      </w:pPr>
      <w:r>
        <w:t>Toàn h</w:t>
      </w:r>
      <w:r w:rsidRPr="00CF1DA4">
        <w:t>àng</w:t>
      </w:r>
    </w:p>
    <w:p w14:paraId="62C25B44" w14:textId="77777777" w:rsidR="003F28D7" w:rsidRPr="009B3501" w:rsidRDefault="003F28D7" w:rsidP="00792AB2">
      <w:pPr>
        <w:pStyle w:val="ListParagraph"/>
        <w:numPr>
          <w:ilvl w:val="0"/>
          <w:numId w:val="7"/>
        </w:numPr>
        <w:rPr>
          <w:b/>
        </w:rPr>
      </w:pPr>
      <w:r w:rsidRPr="009B3501">
        <w:rPr>
          <w:b/>
        </w:rPr>
        <w:t>Bảng yêu cầu nghiệp vụ chung (áp dụng chung cho nhiều chức năng)</w:t>
      </w:r>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42"/>
        <w:gridCol w:w="6992"/>
      </w:tblGrid>
      <w:tr w:rsidR="003F28D7" w:rsidRPr="00E3673A" w14:paraId="4EA59AB0" w14:textId="77777777" w:rsidTr="004A4707">
        <w:tc>
          <w:tcPr>
            <w:tcW w:w="708" w:type="dxa"/>
            <w:shd w:val="pct10" w:color="auto" w:fill="auto"/>
          </w:tcPr>
          <w:p w14:paraId="553433EA" w14:textId="77777777" w:rsidR="003F28D7" w:rsidRPr="00E3673A" w:rsidRDefault="003F28D7" w:rsidP="004A4707">
            <w:pPr>
              <w:spacing w:after="0"/>
              <w:jc w:val="center"/>
              <w:rPr>
                <w:b/>
              </w:rPr>
            </w:pPr>
            <w:r w:rsidRPr="00E3673A">
              <w:rPr>
                <w:b/>
              </w:rPr>
              <w:t>STT</w:t>
            </w:r>
          </w:p>
        </w:tc>
        <w:tc>
          <w:tcPr>
            <w:tcW w:w="1542" w:type="dxa"/>
            <w:shd w:val="pct10" w:color="auto" w:fill="auto"/>
          </w:tcPr>
          <w:p w14:paraId="4EB88DA5" w14:textId="77777777" w:rsidR="003F28D7" w:rsidRPr="00E3673A" w:rsidRDefault="003F28D7" w:rsidP="004A4707">
            <w:pPr>
              <w:spacing w:after="0"/>
              <w:jc w:val="center"/>
              <w:rPr>
                <w:b/>
              </w:rPr>
            </w:pPr>
            <w:r w:rsidRPr="00E3673A">
              <w:rPr>
                <w:b/>
              </w:rPr>
              <w:t>Mã YC</w:t>
            </w:r>
          </w:p>
        </w:tc>
        <w:tc>
          <w:tcPr>
            <w:tcW w:w="6992" w:type="dxa"/>
            <w:shd w:val="pct10" w:color="auto" w:fill="auto"/>
          </w:tcPr>
          <w:p w14:paraId="191ED387" w14:textId="77777777" w:rsidR="003F28D7" w:rsidRPr="00E3673A" w:rsidRDefault="003F28D7" w:rsidP="004A4707">
            <w:pPr>
              <w:spacing w:after="0"/>
              <w:jc w:val="center"/>
              <w:rPr>
                <w:b/>
              </w:rPr>
            </w:pPr>
            <w:r w:rsidRPr="00E3673A">
              <w:rPr>
                <w:b/>
              </w:rPr>
              <w:t>Tên yêu cầu</w:t>
            </w:r>
          </w:p>
        </w:tc>
      </w:tr>
      <w:tr w:rsidR="003F28D7" w:rsidRPr="00E3673A" w14:paraId="2925EFBE" w14:textId="77777777" w:rsidTr="004A4707">
        <w:tc>
          <w:tcPr>
            <w:tcW w:w="708" w:type="dxa"/>
          </w:tcPr>
          <w:p w14:paraId="422C3811" w14:textId="77777777" w:rsidR="003F28D7" w:rsidRPr="00E3673A" w:rsidRDefault="003F28D7" w:rsidP="004A4707">
            <w:pPr>
              <w:jc w:val="center"/>
              <w:rPr>
                <w:rFonts w:eastAsia="Calibri"/>
              </w:rPr>
            </w:pPr>
            <w:r w:rsidRPr="00E3673A">
              <w:rPr>
                <w:rFonts w:eastAsia="Calibri"/>
              </w:rPr>
              <w:t>1</w:t>
            </w:r>
          </w:p>
        </w:tc>
        <w:tc>
          <w:tcPr>
            <w:tcW w:w="1542" w:type="dxa"/>
          </w:tcPr>
          <w:p w14:paraId="356FADC2" w14:textId="77777777" w:rsidR="003F28D7" w:rsidRPr="00E3673A" w:rsidRDefault="003F28D7" w:rsidP="004A4707">
            <w:pPr>
              <w:rPr>
                <w:rFonts w:eastAsia="Calibri"/>
              </w:rPr>
            </w:pPr>
          </w:p>
        </w:tc>
        <w:tc>
          <w:tcPr>
            <w:tcW w:w="6992" w:type="dxa"/>
          </w:tcPr>
          <w:p w14:paraId="1869AD31" w14:textId="77777777" w:rsidR="003F28D7" w:rsidRPr="00E3673A" w:rsidRDefault="003F28D7" w:rsidP="004A4707">
            <w:pPr>
              <w:rPr>
                <w:rFonts w:eastAsia="Calibri"/>
              </w:rPr>
            </w:pPr>
          </w:p>
        </w:tc>
      </w:tr>
      <w:tr w:rsidR="003F28D7" w:rsidRPr="00E3673A" w14:paraId="419CF51F" w14:textId="77777777" w:rsidTr="004A4707">
        <w:tc>
          <w:tcPr>
            <w:tcW w:w="708" w:type="dxa"/>
          </w:tcPr>
          <w:p w14:paraId="2F6B15AE" w14:textId="77777777" w:rsidR="003F28D7" w:rsidRPr="00E3673A" w:rsidRDefault="003F28D7" w:rsidP="004A4707">
            <w:pPr>
              <w:jc w:val="center"/>
              <w:rPr>
                <w:rFonts w:eastAsia="Calibri"/>
              </w:rPr>
            </w:pPr>
            <w:r w:rsidRPr="00E3673A">
              <w:rPr>
                <w:rFonts w:eastAsia="Calibri"/>
              </w:rPr>
              <w:t>2</w:t>
            </w:r>
          </w:p>
        </w:tc>
        <w:tc>
          <w:tcPr>
            <w:tcW w:w="1542" w:type="dxa"/>
          </w:tcPr>
          <w:p w14:paraId="3A2B7CE4" w14:textId="77777777" w:rsidR="003F28D7" w:rsidRPr="00E3673A" w:rsidRDefault="003F28D7" w:rsidP="004A4707">
            <w:pPr>
              <w:rPr>
                <w:rFonts w:eastAsia="Calibri"/>
              </w:rPr>
            </w:pPr>
          </w:p>
        </w:tc>
        <w:tc>
          <w:tcPr>
            <w:tcW w:w="6992" w:type="dxa"/>
          </w:tcPr>
          <w:p w14:paraId="31631803" w14:textId="77777777" w:rsidR="003F28D7" w:rsidRPr="00E3673A" w:rsidRDefault="003F28D7" w:rsidP="004A4707">
            <w:pPr>
              <w:rPr>
                <w:rFonts w:eastAsia="Calibri"/>
              </w:rPr>
            </w:pPr>
          </w:p>
        </w:tc>
      </w:tr>
      <w:tr w:rsidR="003F28D7" w:rsidRPr="00E3673A" w14:paraId="4CAF9425" w14:textId="77777777" w:rsidTr="004A4707">
        <w:tc>
          <w:tcPr>
            <w:tcW w:w="708" w:type="dxa"/>
          </w:tcPr>
          <w:p w14:paraId="3D746B6C" w14:textId="77777777" w:rsidR="003F28D7" w:rsidRPr="00E3673A" w:rsidRDefault="003F28D7" w:rsidP="004A4707">
            <w:pPr>
              <w:jc w:val="center"/>
              <w:rPr>
                <w:rFonts w:eastAsia="Calibri"/>
              </w:rPr>
            </w:pPr>
            <w:r w:rsidRPr="00E3673A">
              <w:rPr>
                <w:rFonts w:eastAsia="Calibri"/>
              </w:rPr>
              <w:t>3</w:t>
            </w:r>
          </w:p>
        </w:tc>
        <w:tc>
          <w:tcPr>
            <w:tcW w:w="1542" w:type="dxa"/>
          </w:tcPr>
          <w:p w14:paraId="3649DAD0" w14:textId="77777777" w:rsidR="003F28D7" w:rsidRPr="00E3673A" w:rsidRDefault="003F28D7" w:rsidP="004A4707">
            <w:pPr>
              <w:rPr>
                <w:rFonts w:eastAsia="Calibri"/>
              </w:rPr>
            </w:pPr>
          </w:p>
        </w:tc>
        <w:tc>
          <w:tcPr>
            <w:tcW w:w="6992" w:type="dxa"/>
          </w:tcPr>
          <w:p w14:paraId="4A5C2977" w14:textId="77777777" w:rsidR="003F28D7" w:rsidRPr="00E3673A" w:rsidRDefault="003F28D7" w:rsidP="004A4707">
            <w:pPr>
              <w:rPr>
                <w:rFonts w:eastAsia="Calibri"/>
              </w:rPr>
            </w:pPr>
          </w:p>
        </w:tc>
      </w:tr>
    </w:tbl>
    <w:p w14:paraId="06D32816" w14:textId="77777777" w:rsidR="003F28D7" w:rsidRPr="00C81167" w:rsidRDefault="003F28D7" w:rsidP="003F28D7">
      <w:pPr>
        <w:ind w:left="360"/>
      </w:pPr>
    </w:p>
    <w:p w14:paraId="6DB582E5" w14:textId="77777777" w:rsidR="00A825BE" w:rsidRPr="00983A8F" w:rsidRDefault="000074DF" w:rsidP="00983A8F">
      <w:pPr>
        <w:pStyle w:val="Heading2"/>
        <w:ind w:left="578" w:hanging="578"/>
        <w:rPr>
          <w:color w:val="auto"/>
          <w:szCs w:val="24"/>
        </w:rPr>
      </w:pPr>
      <w:bookmarkStart w:id="12" w:name="_Toc117684851"/>
      <w:r w:rsidRPr="00E3673A">
        <w:rPr>
          <w:color w:val="auto"/>
          <w:szCs w:val="24"/>
        </w:rPr>
        <w:lastRenderedPageBreak/>
        <w:t>Bảng danh sách chức năng</w:t>
      </w:r>
      <w:r w:rsidR="001E1237">
        <w:rPr>
          <w:color w:val="auto"/>
          <w:szCs w:val="24"/>
        </w:rPr>
        <w:t xml:space="preserve"> nghiệp vụ</w:t>
      </w:r>
      <w:bookmarkEnd w:id="12"/>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062"/>
        <w:gridCol w:w="2510"/>
      </w:tblGrid>
      <w:tr w:rsidR="001D7CAA" w:rsidRPr="00E3673A" w14:paraId="7FFC480B" w14:textId="77777777" w:rsidTr="001D7CAA">
        <w:tc>
          <w:tcPr>
            <w:tcW w:w="670" w:type="dxa"/>
            <w:shd w:val="clear" w:color="auto" w:fill="F2F2F2"/>
          </w:tcPr>
          <w:p w14:paraId="676B8027" w14:textId="77777777" w:rsidR="001D7CAA" w:rsidRPr="00E3673A" w:rsidRDefault="001D7CAA" w:rsidP="00A825BE">
            <w:pPr>
              <w:spacing w:after="0"/>
              <w:jc w:val="center"/>
              <w:rPr>
                <w:b/>
              </w:rPr>
            </w:pPr>
            <w:r w:rsidRPr="00E3673A">
              <w:rPr>
                <w:b/>
              </w:rPr>
              <w:t>STT</w:t>
            </w:r>
          </w:p>
        </w:tc>
        <w:tc>
          <w:tcPr>
            <w:tcW w:w="6062" w:type="dxa"/>
            <w:shd w:val="clear" w:color="auto" w:fill="F2F2F2"/>
            <w:vAlign w:val="center"/>
          </w:tcPr>
          <w:p w14:paraId="222046D7" w14:textId="77777777" w:rsidR="001D7CAA" w:rsidRPr="00E3673A" w:rsidRDefault="001D7CAA" w:rsidP="00A825BE">
            <w:pPr>
              <w:spacing w:after="0"/>
              <w:jc w:val="center"/>
              <w:rPr>
                <w:b/>
              </w:rPr>
            </w:pPr>
            <w:r w:rsidRPr="00E3673A">
              <w:rPr>
                <w:b/>
              </w:rPr>
              <w:t>Tên chức năng</w:t>
            </w:r>
          </w:p>
        </w:tc>
        <w:tc>
          <w:tcPr>
            <w:tcW w:w="2510" w:type="dxa"/>
            <w:shd w:val="clear" w:color="auto" w:fill="F2F2F2"/>
            <w:vAlign w:val="center"/>
          </w:tcPr>
          <w:p w14:paraId="4B4A6472" w14:textId="77777777" w:rsidR="001D7CAA" w:rsidRPr="00E3673A" w:rsidRDefault="001D7CAA" w:rsidP="00A825BE">
            <w:pPr>
              <w:spacing w:after="0"/>
              <w:jc w:val="center"/>
              <w:rPr>
                <w:b/>
              </w:rPr>
            </w:pPr>
            <w:r w:rsidRPr="00E3673A">
              <w:rPr>
                <w:b/>
              </w:rPr>
              <w:t>Ghi chú</w:t>
            </w:r>
          </w:p>
        </w:tc>
      </w:tr>
      <w:tr w:rsidR="001D7CAA" w:rsidRPr="00E3673A" w14:paraId="41B90929" w14:textId="77777777" w:rsidTr="001D7CAA">
        <w:trPr>
          <w:trHeight w:val="253"/>
        </w:trPr>
        <w:tc>
          <w:tcPr>
            <w:tcW w:w="670" w:type="dxa"/>
          </w:tcPr>
          <w:p w14:paraId="0C64DE03" w14:textId="77777777" w:rsidR="001D7CAA" w:rsidRPr="00E3673A" w:rsidRDefault="00A63DC7" w:rsidP="00A825BE">
            <w:pPr>
              <w:spacing w:after="0"/>
              <w:jc w:val="center"/>
            </w:pPr>
            <w:r>
              <w:t>1</w:t>
            </w:r>
          </w:p>
        </w:tc>
        <w:tc>
          <w:tcPr>
            <w:tcW w:w="6062" w:type="dxa"/>
          </w:tcPr>
          <w:p w14:paraId="14A5D110" w14:textId="77777777" w:rsidR="001D7CAA" w:rsidRPr="00E3673A" w:rsidRDefault="00A63DC7" w:rsidP="00A825BE">
            <w:pPr>
              <w:spacing w:after="0"/>
            </w:pPr>
            <w:r>
              <w:t xml:space="preserve">Xây dựng chức năng tạo và phân quyền tự động trên LIM khi thêm nhân viên </w:t>
            </w:r>
            <w:r w:rsidR="007C6929">
              <w:t xml:space="preserve">mới </w:t>
            </w:r>
            <w:r w:rsidR="00FA4A86">
              <w:t xml:space="preserve">trên PS </w:t>
            </w:r>
            <w:r w:rsidR="007C6929">
              <w:t>(Áp dụng cho ứng dụng LOS)</w:t>
            </w:r>
          </w:p>
        </w:tc>
        <w:tc>
          <w:tcPr>
            <w:tcW w:w="2510" w:type="dxa"/>
          </w:tcPr>
          <w:p w14:paraId="38522097" w14:textId="77777777" w:rsidR="001D7CAA" w:rsidRPr="00E3673A" w:rsidRDefault="003C22BC" w:rsidP="00A825BE">
            <w:pPr>
              <w:spacing w:after="0"/>
            </w:pPr>
            <w:r>
              <w:t>Xây mới</w:t>
            </w:r>
          </w:p>
        </w:tc>
      </w:tr>
      <w:tr w:rsidR="001D7CAA" w:rsidRPr="00E3673A" w14:paraId="126EBB8C" w14:textId="77777777" w:rsidTr="001D7CAA">
        <w:tc>
          <w:tcPr>
            <w:tcW w:w="670" w:type="dxa"/>
          </w:tcPr>
          <w:p w14:paraId="72A14E98" w14:textId="77777777" w:rsidR="001D7CAA" w:rsidRPr="00E3673A" w:rsidRDefault="007C6929" w:rsidP="00A825BE">
            <w:pPr>
              <w:spacing w:after="0"/>
              <w:jc w:val="center"/>
            </w:pPr>
            <w:r>
              <w:t>2</w:t>
            </w:r>
          </w:p>
        </w:tc>
        <w:tc>
          <w:tcPr>
            <w:tcW w:w="6062" w:type="dxa"/>
          </w:tcPr>
          <w:p w14:paraId="31512238" w14:textId="77777777" w:rsidR="001D7CAA" w:rsidRPr="00E3673A" w:rsidRDefault="007C6929" w:rsidP="00CD3769">
            <w:pPr>
              <w:spacing w:after="0"/>
            </w:pPr>
            <w:r>
              <w:t>Xây dựng chứ</w:t>
            </w:r>
            <w:r w:rsidR="00CD3769">
              <w:t>c năng</w:t>
            </w:r>
            <w:r w:rsidR="00FA4A86">
              <w:t xml:space="preserve"> cập nhật</w:t>
            </w:r>
            <w:r>
              <w:t xml:space="preserve"> và phân quyền</w:t>
            </w:r>
            <w:r w:rsidR="00FA4A86">
              <w:t xml:space="preserve"> </w:t>
            </w:r>
            <w:r>
              <w:t>tự động trên LIM khi cập nhật vị trí nhân viên</w:t>
            </w:r>
            <w:r w:rsidR="00FA4A86">
              <w:t xml:space="preserve"> trên PS</w:t>
            </w:r>
            <w:r>
              <w:t xml:space="preserve"> (Áp dụng cho ứng dụng LOS)</w:t>
            </w:r>
          </w:p>
        </w:tc>
        <w:tc>
          <w:tcPr>
            <w:tcW w:w="2510" w:type="dxa"/>
          </w:tcPr>
          <w:p w14:paraId="109A81B5" w14:textId="77777777" w:rsidR="001D7CAA" w:rsidRPr="00E3673A" w:rsidRDefault="003C22BC" w:rsidP="00A825BE">
            <w:pPr>
              <w:spacing w:after="0"/>
            </w:pPr>
            <w:r>
              <w:t>Xây mới</w:t>
            </w:r>
          </w:p>
        </w:tc>
      </w:tr>
      <w:tr w:rsidR="00FA4A86" w:rsidRPr="00E3673A" w14:paraId="4B58F495" w14:textId="77777777" w:rsidTr="001D7CAA">
        <w:tc>
          <w:tcPr>
            <w:tcW w:w="670" w:type="dxa"/>
          </w:tcPr>
          <w:p w14:paraId="3D1DA594" w14:textId="77777777" w:rsidR="00FA4A86" w:rsidRDefault="00FA4A86" w:rsidP="00FA4A86">
            <w:pPr>
              <w:spacing w:after="0"/>
              <w:jc w:val="center"/>
            </w:pPr>
            <w:r>
              <w:t>3</w:t>
            </w:r>
          </w:p>
        </w:tc>
        <w:tc>
          <w:tcPr>
            <w:tcW w:w="6062" w:type="dxa"/>
          </w:tcPr>
          <w:p w14:paraId="3565EFB0" w14:textId="77777777" w:rsidR="00FA4A86" w:rsidRPr="00E3673A" w:rsidRDefault="00FA4A86" w:rsidP="005113CF">
            <w:pPr>
              <w:spacing w:after="0"/>
            </w:pPr>
            <w:r>
              <w:t xml:space="preserve">Xây dựng chức năng </w:t>
            </w:r>
            <w:r w:rsidR="00E74C02">
              <w:t>đóng</w:t>
            </w:r>
            <w:r>
              <w:t xml:space="preserve"> </w:t>
            </w:r>
            <w:r w:rsidR="005113CF">
              <w:t>tài khoản</w:t>
            </w:r>
            <w:r>
              <w:t xml:space="preserve"> tự động trên LIM khi cập nhật vị trí nhân viên nghỉ việc trên PS (Áp dụng cho ứng dụng LOS)</w:t>
            </w:r>
          </w:p>
        </w:tc>
        <w:tc>
          <w:tcPr>
            <w:tcW w:w="2510" w:type="dxa"/>
          </w:tcPr>
          <w:p w14:paraId="22A9135F" w14:textId="77777777" w:rsidR="00FA4A86" w:rsidRPr="00E3673A" w:rsidRDefault="00FA4A86" w:rsidP="00FA4A86">
            <w:pPr>
              <w:spacing w:after="0"/>
            </w:pPr>
            <w:r>
              <w:t>Đã có trên LIM</w:t>
            </w:r>
          </w:p>
        </w:tc>
      </w:tr>
      <w:tr w:rsidR="00FA4A86" w:rsidRPr="00E3673A" w14:paraId="32A7ED01" w14:textId="77777777" w:rsidTr="001D7CAA">
        <w:tc>
          <w:tcPr>
            <w:tcW w:w="670" w:type="dxa"/>
          </w:tcPr>
          <w:p w14:paraId="2EABE680" w14:textId="77777777" w:rsidR="00FA4A86" w:rsidRDefault="00FA4A86" w:rsidP="00FA4A86">
            <w:pPr>
              <w:spacing w:after="0"/>
              <w:jc w:val="center"/>
            </w:pPr>
            <w:r>
              <w:t>4</w:t>
            </w:r>
          </w:p>
        </w:tc>
        <w:tc>
          <w:tcPr>
            <w:tcW w:w="6062" w:type="dxa"/>
          </w:tcPr>
          <w:p w14:paraId="13B68555" w14:textId="77777777" w:rsidR="00FA4A86" w:rsidRPr="00E3673A" w:rsidRDefault="00E74C02" w:rsidP="00DB3BF2">
            <w:pPr>
              <w:spacing w:after="0"/>
            </w:pPr>
            <w:r w:rsidRPr="00E74C02">
              <w:t xml:space="preserve">Xây dựng chức năng mở lại và phân quyền </w:t>
            </w:r>
            <w:r w:rsidR="00DB3BF2">
              <w:t>tài khoản</w:t>
            </w:r>
            <w:r w:rsidRPr="00E74C02">
              <w:t xml:space="preserve"> tự động trên LIM khi nhân viên</w:t>
            </w:r>
            <w:r w:rsidR="007B04AE">
              <w:t xml:space="preserve"> đã nghỉ việc và giờ xin</w:t>
            </w:r>
            <w:r w:rsidRPr="00E74C02">
              <w:t xml:space="preserve"> đi làm trở lại trên hệ thống PS.</w:t>
            </w:r>
          </w:p>
        </w:tc>
        <w:tc>
          <w:tcPr>
            <w:tcW w:w="2510" w:type="dxa"/>
          </w:tcPr>
          <w:p w14:paraId="5C25D6A2" w14:textId="77777777" w:rsidR="00FA4A86" w:rsidRPr="00E3673A" w:rsidRDefault="00FA4A86" w:rsidP="00FA4A86">
            <w:pPr>
              <w:spacing w:after="0"/>
            </w:pPr>
            <w:r>
              <w:t>Xây mới</w:t>
            </w:r>
          </w:p>
        </w:tc>
      </w:tr>
      <w:tr w:rsidR="00FA4A86" w:rsidRPr="00E3673A" w14:paraId="3E9B03C1" w14:textId="77777777" w:rsidTr="001D7CAA">
        <w:tc>
          <w:tcPr>
            <w:tcW w:w="670" w:type="dxa"/>
          </w:tcPr>
          <w:p w14:paraId="6F3C0545" w14:textId="77777777" w:rsidR="00FA4A86" w:rsidRDefault="00FA4A86" w:rsidP="00FA4A86">
            <w:pPr>
              <w:spacing w:after="0"/>
              <w:jc w:val="center"/>
            </w:pPr>
            <w:r>
              <w:t>5</w:t>
            </w:r>
          </w:p>
        </w:tc>
        <w:tc>
          <w:tcPr>
            <w:tcW w:w="6062" w:type="dxa"/>
          </w:tcPr>
          <w:p w14:paraId="6CA313F6" w14:textId="77777777" w:rsidR="00FA4A86" w:rsidRDefault="00356048" w:rsidP="00FA4A86">
            <w:pPr>
              <w:spacing w:after="0"/>
            </w:pPr>
            <w:r w:rsidRPr="00356048">
              <w:t>Xây dựng chức năng quản lý Jobcode và Role của Ứng dụng</w:t>
            </w:r>
            <w:r w:rsidR="00CF08C5">
              <w:t xml:space="preserve"> (</w:t>
            </w:r>
            <w:r w:rsidR="008A39EC">
              <w:t xml:space="preserve">phương pháp </w:t>
            </w:r>
            <w:r w:rsidR="00CF08C5">
              <w:t>import file)</w:t>
            </w:r>
          </w:p>
        </w:tc>
        <w:tc>
          <w:tcPr>
            <w:tcW w:w="2510" w:type="dxa"/>
          </w:tcPr>
          <w:p w14:paraId="4741B3C9" w14:textId="77777777" w:rsidR="00FA4A86" w:rsidRPr="00E3673A" w:rsidRDefault="00FA4A86" w:rsidP="00FA4A86">
            <w:pPr>
              <w:spacing w:after="0"/>
            </w:pPr>
            <w:r>
              <w:t>Xây mới</w:t>
            </w:r>
          </w:p>
        </w:tc>
      </w:tr>
      <w:tr w:rsidR="00CF08C5" w:rsidRPr="00E3673A" w14:paraId="7BFC747E" w14:textId="77777777" w:rsidTr="001D7CAA">
        <w:tc>
          <w:tcPr>
            <w:tcW w:w="670" w:type="dxa"/>
          </w:tcPr>
          <w:p w14:paraId="5BEBE5DE" w14:textId="77777777" w:rsidR="00CF08C5" w:rsidRDefault="00CF08C5" w:rsidP="00CF08C5">
            <w:pPr>
              <w:spacing w:after="0"/>
              <w:jc w:val="center"/>
            </w:pPr>
            <w:r>
              <w:t>6</w:t>
            </w:r>
          </w:p>
        </w:tc>
        <w:tc>
          <w:tcPr>
            <w:tcW w:w="6062" w:type="dxa"/>
          </w:tcPr>
          <w:p w14:paraId="03DE5EED" w14:textId="77777777" w:rsidR="00CF08C5" w:rsidRDefault="00CF08C5" w:rsidP="008A39EC">
            <w:pPr>
              <w:spacing w:after="0"/>
            </w:pPr>
            <w:r w:rsidRPr="00356048">
              <w:t>Xây dựng chức năng quản lý Jobcode và Role của Ứng dụng</w:t>
            </w:r>
            <w:r>
              <w:t xml:space="preserve"> (</w:t>
            </w:r>
            <w:r w:rsidR="008A39EC">
              <w:t>Phương pháp nhập theo từng bản ghi</w:t>
            </w:r>
            <w:r>
              <w:t>)</w:t>
            </w:r>
          </w:p>
        </w:tc>
        <w:tc>
          <w:tcPr>
            <w:tcW w:w="2510" w:type="dxa"/>
          </w:tcPr>
          <w:p w14:paraId="04EC6572" w14:textId="77777777" w:rsidR="00CF08C5" w:rsidRPr="00E3673A" w:rsidRDefault="00CF08C5" w:rsidP="00CF08C5">
            <w:pPr>
              <w:spacing w:after="0"/>
            </w:pPr>
            <w:r>
              <w:t>Xây mới</w:t>
            </w:r>
          </w:p>
        </w:tc>
      </w:tr>
    </w:tbl>
    <w:p w14:paraId="1F0DFAD0" w14:textId="77777777" w:rsidR="00A825BE" w:rsidRDefault="00A825BE" w:rsidP="00983A8F"/>
    <w:p w14:paraId="765BCCE9" w14:textId="77777777" w:rsidR="00A825BE" w:rsidRPr="00E3673A" w:rsidRDefault="00A825BE" w:rsidP="00A825BE">
      <w:pPr>
        <w:pStyle w:val="Heading2"/>
        <w:ind w:left="578" w:hanging="578"/>
        <w:rPr>
          <w:color w:val="auto"/>
          <w:szCs w:val="24"/>
        </w:rPr>
      </w:pPr>
      <w:bookmarkStart w:id="13" w:name="_Toc117684852"/>
      <w:r w:rsidRPr="00E3673A">
        <w:rPr>
          <w:color w:val="auto"/>
          <w:szCs w:val="24"/>
        </w:rPr>
        <w:t xml:space="preserve">Bảng danh sách </w:t>
      </w:r>
      <w:r>
        <w:rPr>
          <w:color w:val="auto"/>
          <w:szCs w:val="24"/>
        </w:rPr>
        <w:t>báo cáo</w:t>
      </w:r>
      <w:bookmarkEnd w:id="13"/>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021"/>
        <w:gridCol w:w="2523"/>
      </w:tblGrid>
      <w:tr w:rsidR="00A825BE" w:rsidRPr="00E3673A" w14:paraId="39F0A70F" w14:textId="77777777" w:rsidTr="001D7CAA">
        <w:tc>
          <w:tcPr>
            <w:tcW w:w="670" w:type="dxa"/>
            <w:shd w:val="clear" w:color="auto" w:fill="F2F2F2"/>
          </w:tcPr>
          <w:p w14:paraId="3AD0EE32" w14:textId="77777777" w:rsidR="00A825BE" w:rsidRPr="00E3673A" w:rsidRDefault="00A825BE" w:rsidP="00A825BE">
            <w:pPr>
              <w:spacing w:after="0"/>
              <w:jc w:val="center"/>
              <w:rPr>
                <w:b/>
              </w:rPr>
            </w:pPr>
            <w:r w:rsidRPr="00E3673A">
              <w:rPr>
                <w:b/>
              </w:rPr>
              <w:t>STT</w:t>
            </w:r>
          </w:p>
        </w:tc>
        <w:tc>
          <w:tcPr>
            <w:tcW w:w="6021" w:type="dxa"/>
            <w:shd w:val="clear" w:color="auto" w:fill="F2F2F2"/>
            <w:vAlign w:val="center"/>
          </w:tcPr>
          <w:p w14:paraId="7C4ECF33" w14:textId="77777777" w:rsidR="00A825BE" w:rsidRPr="00E3673A" w:rsidRDefault="00A825BE" w:rsidP="00A825BE">
            <w:pPr>
              <w:spacing w:after="0"/>
              <w:jc w:val="center"/>
              <w:rPr>
                <w:b/>
              </w:rPr>
            </w:pPr>
            <w:r>
              <w:rPr>
                <w:b/>
              </w:rPr>
              <w:t>Tên báo cáo</w:t>
            </w:r>
          </w:p>
        </w:tc>
        <w:tc>
          <w:tcPr>
            <w:tcW w:w="2523" w:type="dxa"/>
            <w:shd w:val="clear" w:color="auto" w:fill="F2F2F2"/>
            <w:vAlign w:val="center"/>
          </w:tcPr>
          <w:p w14:paraId="766FCBF7" w14:textId="77777777" w:rsidR="00A825BE" w:rsidRPr="00E3673A" w:rsidRDefault="00A825BE" w:rsidP="00A825BE">
            <w:pPr>
              <w:spacing w:after="0"/>
              <w:jc w:val="center"/>
              <w:rPr>
                <w:b/>
              </w:rPr>
            </w:pPr>
            <w:r w:rsidRPr="00E3673A">
              <w:rPr>
                <w:b/>
              </w:rPr>
              <w:t>Ghi chú</w:t>
            </w:r>
          </w:p>
        </w:tc>
      </w:tr>
      <w:tr w:rsidR="00A825BE" w:rsidRPr="00E3673A" w14:paraId="6B44F7D4" w14:textId="77777777" w:rsidTr="001D7CAA">
        <w:trPr>
          <w:trHeight w:val="253"/>
        </w:trPr>
        <w:tc>
          <w:tcPr>
            <w:tcW w:w="670" w:type="dxa"/>
          </w:tcPr>
          <w:p w14:paraId="6045CCAE" w14:textId="77777777" w:rsidR="00A825BE" w:rsidRPr="00E3673A" w:rsidRDefault="00A825BE" w:rsidP="00A825BE">
            <w:pPr>
              <w:spacing w:after="0"/>
              <w:jc w:val="center"/>
            </w:pPr>
            <w:r w:rsidRPr="00E3673A">
              <w:t>1</w:t>
            </w:r>
          </w:p>
        </w:tc>
        <w:tc>
          <w:tcPr>
            <w:tcW w:w="6021" w:type="dxa"/>
          </w:tcPr>
          <w:p w14:paraId="70CA0E11" w14:textId="77777777" w:rsidR="00A825BE" w:rsidRPr="00E3673A" w:rsidRDefault="003C22BC" w:rsidP="007B04AE">
            <w:pPr>
              <w:spacing w:after="0"/>
            </w:pPr>
            <w:r>
              <w:t xml:space="preserve">Báo cáo </w:t>
            </w:r>
            <w:r w:rsidR="00805670">
              <w:t xml:space="preserve">lịch sử </w:t>
            </w:r>
            <w:r w:rsidR="007B04AE">
              <w:t>tạo, cập nhật, đóng , mở lại tài khoản</w:t>
            </w:r>
            <w:r w:rsidR="00805670">
              <w:t xml:space="preserve"> và phân quyền </w:t>
            </w:r>
            <w:r w:rsidR="007B04AE">
              <w:t xml:space="preserve">cho </w:t>
            </w:r>
            <w:r w:rsidR="00805670">
              <w:t>user thành công</w:t>
            </w:r>
          </w:p>
        </w:tc>
        <w:tc>
          <w:tcPr>
            <w:tcW w:w="2523" w:type="dxa"/>
          </w:tcPr>
          <w:p w14:paraId="128AA0BC" w14:textId="77777777" w:rsidR="00A825BE" w:rsidRPr="00E3673A" w:rsidRDefault="00A825BE" w:rsidP="00A825BE">
            <w:pPr>
              <w:spacing w:after="0"/>
            </w:pPr>
          </w:p>
        </w:tc>
      </w:tr>
      <w:tr w:rsidR="00A825BE" w:rsidRPr="00E3673A" w14:paraId="23B89C3C" w14:textId="77777777" w:rsidTr="001D7CAA">
        <w:tc>
          <w:tcPr>
            <w:tcW w:w="670" w:type="dxa"/>
          </w:tcPr>
          <w:p w14:paraId="4FE46E4F" w14:textId="77777777" w:rsidR="00A825BE" w:rsidRPr="00E3673A" w:rsidRDefault="00A825BE" w:rsidP="00A825BE">
            <w:pPr>
              <w:spacing w:after="0"/>
              <w:jc w:val="center"/>
            </w:pPr>
            <w:r w:rsidRPr="00E3673A">
              <w:t>2</w:t>
            </w:r>
          </w:p>
        </w:tc>
        <w:tc>
          <w:tcPr>
            <w:tcW w:w="6021" w:type="dxa"/>
          </w:tcPr>
          <w:p w14:paraId="0968B4EE" w14:textId="77777777" w:rsidR="00A825BE" w:rsidRPr="00E3673A" w:rsidRDefault="009037A4" w:rsidP="009037A4">
            <w:pPr>
              <w:spacing w:after="0"/>
            </w:pPr>
            <w:r>
              <w:t>Báo cáo lịch sử tạo, cập nhật, đóng , mở lại tài khoản và phân quyền cho user thất bại</w:t>
            </w:r>
          </w:p>
        </w:tc>
        <w:tc>
          <w:tcPr>
            <w:tcW w:w="2523" w:type="dxa"/>
          </w:tcPr>
          <w:p w14:paraId="10F1B4FA" w14:textId="77777777" w:rsidR="00A825BE" w:rsidRPr="00E3673A" w:rsidRDefault="00A825BE" w:rsidP="00A825BE">
            <w:pPr>
              <w:spacing w:after="0"/>
            </w:pPr>
          </w:p>
        </w:tc>
      </w:tr>
    </w:tbl>
    <w:p w14:paraId="7C4E7339" w14:textId="77777777" w:rsidR="00C316F4" w:rsidRDefault="00C316F4" w:rsidP="00E2484B"/>
    <w:p w14:paraId="68A75235" w14:textId="77777777" w:rsidR="00C31D47" w:rsidRPr="00E3673A" w:rsidRDefault="00702B6B" w:rsidP="00C31D47">
      <w:pPr>
        <w:pStyle w:val="Heading1"/>
        <w:rPr>
          <w:color w:val="auto"/>
        </w:rPr>
      </w:pPr>
      <w:bookmarkStart w:id="14" w:name="_Toc117684853"/>
      <w:r w:rsidRPr="00E3673A">
        <w:rPr>
          <w:color w:val="auto"/>
        </w:rPr>
        <w:t xml:space="preserve">ĐẶC TẢ YÊU CẦU </w:t>
      </w:r>
      <w:r w:rsidR="00AC0855" w:rsidRPr="00E3673A">
        <w:rPr>
          <w:color w:val="auto"/>
        </w:rPr>
        <w:t xml:space="preserve">NGHIỆP VỤ </w:t>
      </w:r>
      <w:r w:rsidRPr="00E3673A">
        <w:rPr>
          <w:color w:val="auto"/>
        </w:rPr>
        <w:t>CHI TIẾT</w:t>
      </w:r>
      <w:bookmarkEnd w:id="14"/>
    </w:p>
    <w:p w14:paraId="7609A8DF" w14:textId="77777777" w:rsidR="00B173CA" w:rsidRDefault="00B173CA" w:rsidP="009A7D90">
      <w:pPr>
        <w:pStyle w:val="Heading2"/>
        <w:numPr>
          <w:ilvl w:val="1"/>
          <w:numId w:val="11"/>
        </w:numPr>
        <w:rPr>
          <w:color w:val="auto"/>
        </w:rPr>
      </w:pPr>
      <w:bookmarkStart w:id="15" w:name="_Toc117684854"/>
      <w:r w:rsidRPr="00B173CA">
        <w:rPr>
          <w:color w:val="auto"/>
        </w:rPr>
        <w:t>Xây dựng chức năng tạo và phân quyền tự động trên LIM khi thêm nhân viên mớ</w:t>
      </w:r>
      <w:r w:rsidR="00D4738E">
        <w:rPr>
          <w:color w:val="auto"/>
        </w:rPr>
        <w:t>i</w:t>
      </w:r>
      <w:r w:rsidR="009A7D90">
        <w:rPr>
          <w:color w:val="auto"/>
        </w:rPr>
        <w:t xml:space="preserve"> trên PS</w:t>
      </w:r>
      <w:bookmarkEnd w:id="15"/>
    </w:p>
    <w:p w14:paraId="6BA0693F" w14:textId="77777777" w:rsidR="00A825BE" w:rsidRDefault="009E51E9" w:rsidP="00B173CA">
      <w:pPr>
        <w:pStyle w:val="Heading2"/>
        <w:numPr>
          <w:ilvl w:val="2"/>
          <w:numId w:val="1"/>
        </w:numPr>
        <w:rPr>
          <w:color w:val="auto"/>
        </w:rPr>
      </w:pPr>
      <w:bookmarkStart w:id="16" w:name="_Toc117684855"/>
      <w:r w:rsidRPr="004619A1">
        <w:rPr>
          <w:color w:val="auto"/>
        </w:rPr>
        <w:t>Mô tả mục đích</w:t>
      </w:r>
      <w:bookmarkEnd w:id="16"/>
    </w:p>
    <w:p w14:paraId="03F28802" w14:textId="77777777" w:rsidR="00D4738E" w:rsidRPr="00D4738E" w:rsidRDefault="00BD6106" w:rsidP="002A1E6A">
      <w:pPr>
        <w:ind w:firstLine="426"/>
      </w:pPr>
      <w:r>
        <w:t>Tạo tài khoản và phân quyền tài khoản trên ứng dụng LOS một cách tự động theo chính sách phân quyền tại LienVietPosBank khi thêm mới một nhân viên trên hệ thống PS</w:t>
      </w:r>
    </w:p>
    <w:p w14:paraId="0A585A6B" w14:textId="77777777" w:rsidR="005C62A4" w:rsidRPr="004619A1" w:rsidRDefault="00A825BE" w:rsidP="00792AB2">
      <w:pPr>
        <w:pStyle w:val="Heading2"/>
        <w:numPr>
          <w:ilvl w:val="2"/>
          <w:numId w:val="1"/>
        </w:numPr>
        <w:rPr>
          <w:color w:val="auto"/>
        </w:rPr>
      </w:pPr>
      <w:bookmarkStart w:id="17" w:name="_Toc117684856"/>
      <w:commentRangeStart w:id="18"/>
      <w:r w:rsidRPr="004619A1">
        <w:rPr>
          <w:color w:val="auto"/>
        </w:rPr>
        <w:t>Luồng nghiệp vụ</w:t>
      </w:r>
      <w:bookmarkEnd w:id="17"/>
      <w:commentRangeEnd w:id="18"/>
      <w:r w:rsidR="006632DA">
        <w:rPr>
          <w:rStyle w:val="CommentReference"/>
          <w:rFonts w:eastAsiaTheme="minorHAnsi"/>
          <w:b w:val="0"/>
          <w:bCs w:val="0"/>
          <w:color w:val="auto"/>
        </w:rPr>
        <w:commentReference w:id="18"/>
      </w:r>
    </w:p>
    <w:p w14:paraId="7A917C5B" w14:textId="77777777" w:rsidR="005A2573" w:rsidRPr="001E0D78" w:rsidRDefault="005A2573" w:rsidP="001E0D78"/>
    <w:p w14:paraId="3A5CA5D2" w14:textId="77777777" w:rsidR="00EF7FE0" w:rsidRDefault="006A797D" w:rsidP="006A797D">
      <w:pPr>
        <w:pStyle w:val="Heading3"/>
        <w:jc w:val="center"/>
      </w:pPr>
      <w:bookmarkStart w:id="19" w:name="_Toc117684857"/>
      <w:r>
        <w:rPr>
          <w:noProof/>
        </w:rPr>
        <w:lastRenderedPageBreak/>
        <w:drawing>
          <wp:inline distT="0" distB="0" distL="0" distR="0" wp14:anchorId="1B2D2229" wp14:editId="2D84415B">
            <wp:extent cx="5944235" cy="661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png"/>
                    <pic:cNvPicPr/>
                  </pic:nvPicPr>
                  <pic:blipFill>
                    <a:blip r:embed="rId10">
                      <a:extLst>
                        <a:ext uri="{28A0092B-C50C-407E-A947-70E740481C1C}">
                          <a14:useLocalDpi xmlns:a14="http://schemas.microsoft.com/office/drawing/2010/main" val="0"/>
                        </a:ext>
                      </a:extLst>
                    </a:blip>
                    <a:stretch>
                      <a:fillRect/>
                    </a:stretch>
                  </pic:blipFill>
                  <pic:spPr>
                    <a:xfrm>
                      <a:off x="0" y="0"/>
                      <a:ext cx="5944235" cy="6619875"/>
                    </a:xfrm>
                    <a:prstGeom prst="rect">
                      <a:avLst/>
                    </a:prstGeom>
                  </pic:spPr>
                </pic:pic>
              </a:graphicData>
            </a:graphic>
          </wp:inline>
        </w:drawing>
      </w:r>
      <w:bookmarkEnd w:id="19"/>
    </w:p>
    <w:p w14:paraId="0F523F63" w14:textId="77777777" w:rsidR="00EF7FE0" w:rsidRDefault="00EF7FE0" w:rsidP="00EF7FE0"/>
    <w:p w14:paraId="61566120" w14:textId="77777777" w:rsidR="00EF7FE0" w:rsidRDefault="00EF7FE0" w:rsidP="00EF7FE0"/>
    <w:p w14:paraId="49D8F040" w14:textId="77777777" w:rsidR="00C1669C" w:rsidRDefault="00C1669C" w:rsidP="00EF7FE0"/>
    <w:p w14:paraId="2285A91C" w14:textId="77777777" w:rsidR="00C1669C" w:rsidRDefault="00C1669C" w:rsidP="00C1669C"/>
    <w:p w14:paraId="7CB55330" w14:textId="77777777" w:rsidR="00EF7FE0" w:rsidRPr="00C1669C" w:rsidRDefault="00C1669C" w:rsidP="00C1669C">
      <w:pPr>
        <w:tabs>
          <w:tab w:val="left" w:pos="4008"/>
        </w:tabs>
      </w:pPr>
      <w:r>
        <w:tab/>
      </w:r>
    </w:p>
    <w:p w14:paraId="5345453C" w14:textId="77777777" w:rsidR="00C34F89" w:rsidRPr="004619A1" w:rsidRDefault="00A825BE" w:rsidP="00792AB2">
      <w:pPr>
        <w:pStyle w:val="Heading2"/>
        <w:numPr>
          <w:ilvl w:val="2"/>
          <w:numId w:val="1"/>
        </w:numPr>
        <w:rPr>
          <w:color w:val="auto"/>
        </w:rPr>
      </w:pPr>
      <w:bookmarkStart w:id="20" w:name="_Toc117684858"/>
      <w:r w:rsidRPr="004619A1">
        <w:rPr>
          <w:color w:val="auto"/>
        </w:rPr>
        <w:lastRenderedPageBreak/>
        <w:t>Mô tả chi tiết các bước</w:t>
      </w:r>
      <w:bookmarkEnd w:id="20"/>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AF3775" w:rsidRPr="00932A8E" w14:paraId="567965ED" w14:textId="77777777" w:rsidTr="00A90AC2">
        <w:trPr>
          <w:trHeight w:val="749"/>
          <w:tblHeader/>
        </w:trPr>
        <w:tc>
          <w:tcPr>
            <w:tcW w:w="562" w:type="dxa"/>
            <w:shd w:val="pct5" w:color="auto" w:fill="auto"/>
          </w:tcPr>
          <w:p w14:paraId="237DDEBF" w14:textId="77777777" w:rsidR="00AF3775" w:rsidRPr="00932A8E" w:rsidRDefault="00AF3775" w:rsidP="004A4707">
            <w:pPr>
              <w:rPr>
                <w:b/>
                <w:sz w:val="22"/>
                <w:szCs w:val="22"/>
              </w:rPr>
            </w:pPr>
            <w:r w:rsidRPr="00932A8E">
              <w:rPr>
                <w:b/>
                <w:sz w:val="22"/>
                <w:szCs w:val="22"/>
              </w:rPr>
              <w:t>Bước</w:t>
            </w:r>
          </w:p>
        </w:tc>
        <w:tc>
          <w:tcPr>
            <w:tcW w:w="1418" w:type="dxa"/>
            <w:shd w:val="pct5" w:color="auto" w:fill="auto"/>
          </w:tcPr>
          <w:p w14:paraId="2ED717F6" w14:textId="77777777" w:rsidR="00AF3775" w:rsidRPr="00932A8E" w:rsidRDefault="00EA2760" w:rsidP="004A4707">
            <w:pPr>
              <w:rPr>
                <w:b/>
                <w:sz w:val="22"/>
                <w:szCs w:val="22"/>
              </w:rPr>
            </w:pPr>
            <w:r>
              <w:rPr>
                <w:b/>
                <w:sz w:val="22"/>
                <w:szCs w:val="22"/>
              </w:rPr>
              <w:t>Tác nhân</w:t>
            </w:r>
          </w:p>
        </w:tc>
        <w:tc>
          <w:tcPr>
            <w:tcW w:w="1417" w:type="dxa"/>
            <w:shd w:val="pct5" w:color="auto" w:fill="auto"/>
          </w:tcPr>
          <w:p w14:paraId="0CBEF24A" w14:textId="77777777" w:rsidR="00AF3775" w:rsidRPr="00932A8E" w:rsidRDefault="00AF3775" w:rsidP="004A4707">
            <w:pPr>
              <w:rPr>
                <w:b/>
                <w:sz w:val="22"/>
                <w:szCs w:val="22"/>
              </w:rPr>
            </w:pPr>
            <w:r w:rsidRPr="00932A8E">
              <w:rPr>
                <w:b/>
                <w:sz w:val="22"/>
                <w:szCs w:val="22"/>
              </w:rPr>
              <w:t>Thao tác thực hiện</w:t>
            </w:r>
          </w:p>
        </w:tc>
        <w:tc>
          <w:tcPr>
            <w:tcW w:w="709" w:type="dxa"/>
            <w:shd w:val="pct5" w:color="auto" w:fill="auto"/>
          </w:tcPr>
          <w:p w14:paraId="1461C406" w14:textId="77777777" w:rsidR="00AF3775" w:rsidRPr="00932A8E" w:rsidRDefault="00AF3775" w:rsidP="004A4707">
            <w:pPr>
              <w:rPr>
                <w:b/>
                <w:sz w:val="22"/>
                <w:szCs w:val="22"/>
              </w:rPr>
            </w:pPr>
            <w:r>
              <w:rPr>
                <w:b/>
                <w:sz w:val="22"/>
                <w:szCs w:val="22"/>
              </w:rPr>
              <w:t>Màn hình</w:t>
            </w:r>
          </w:p>
        </w:tc>
        <w:tc>
          <w:tcPr>
            <w:tcW w:w="3827" w:type="dxa"/>
            <w:shd w:val="pct5" w:color="auto" w:fill="auto"/>
          </w:tcPr>
          <w:p w14:paraId="05A9C412" w14:textId="77777777" w:rsidR="00AF3775" w:rsidRPr="00932A8E" w:rsidRDefault="00AF3775" w:rsidP="004A4707">
            <w:pPr>
              <w:rPr>
                <w:b/>
                <w:sz w:val="22"/>
                <w:szCs w:val="22"/>
              </w:rPr>
            </w:pPr>
            <w:r w:rsidRPr="00932A8E">
              <w:rPr>
                <w:b/>
                <w:sz w:val="22"/>
                <w:szCs w:val="22"/>
              </w:rPr>
              <w:t>Hệ thống xử lý</w:t>
            </w:r>
          </w:p>
        </w:tc>
        <w:tc>
          <w:tcPr>
            <w:tcW w:w="1112" w:type="dxa"/>
            <w:shd w:val="pct5" w:color="auto" w:fill="auto"/>
          </w:tcPr>
          <w:p w14:paraId="5CD38841" w14:textId="77777777" w:rsidR="00AF3775" w:rsidRPr="00932A8E" w:rsidRDefault="00AF3775" w:rsidP="004A4707">
            <w:pPr>
              <w:rPr>
                <w:b/>
                <w:sz w:val="22"/>
                <w:szCs w:val="22"/>
              </w:rPr>
            </w:pPr>
            <w:r w:rsidRPr="00932A8E">
              <w:rPr>
                <w:b/>
                <w:sz w:val="22"/>
                <w:szCs w:val="22"/>
              </w:rPr>
              <w:t>Bước tiếp theo</w:t>
            </w:r>
          </w:p>
        </w:tc>
        <w:tc>
          <w:tcPr>
            <w:tcW w:w="899" w:type="dxa"/>
            <w:shd w:val="pct5" w:color="auto" w:fill="auto"/>
          </w:tcPr>
          <w:p w14:paraId="3A1F1BC7" w14:textId="77777777" w:rsidR="00AF3775" w:rsidRPr="00932A8E" w:rsidRDefault="00AF3775" w:rsidP="004A4707">
            <w:pPr>
              <w:rPr>
                <w:b/>
                <w:sz w:val="22"/>
                <w:szCs w:val="22"/>
              </w:rPr>
            </w:pPr>
            <w:r w:rsidRPr="00932A8E">
              <w:rPr>
                <w:b/>
                <w:sz w:val="22"/>
                <w:szCs w:val="22"/>
              </w:rPr>
              <w:t>Ghi chú</w:t>
            </w:r>
          </w:p>
        </w:tc>
      </w:tr>
      <w:tr w:rsidR="00AF3775" w14:paraId="3CBF25C9" w14:textId="77777777" w:rsidTr="00A90AC2">
        <w:trPr>
          <w:trHeight w:val="1108"/>
        </w:trPr>
        <w:tc>
          <w:tcPr>
            <w:tcW w:w="562" w:type="dxa"/>
          </w:tcPr>
          <w:p w14:paraId="0A481DA0" w14:textId="77777777" w:rsidR="00AF3775" w:rsidRDefault="00A90AC2" w:rsidP="004A4707">
            <w:r>
              <w:t>1</w:t>
            </w:r>
          </w:p>
        </w:tc>
        <w:tc>
          <w:tcPr>
            <w:tcW w:w="1418" w:type="dxa"/>
          </w:tcPr>
          <w:p w14:paraId="0BA54584" w14:textId="77777777" w:rsidR="00AF3775" w:rsidRDefault="000A4CFB" w:rsidP="004A4707">
            <w:r>
              <w:t>User</w:t>
            </w:r>
          </w:p>
        </w:tc>
        <w:tc>
          <w:tcPr>
            <w:tcW w:w="1417" w:type="dxa"/>
          </w:tcPr>
          <w:p w14:paraId="5E6889E1" w14:textId="77777777" w:rsidR="00AF3775" w:rsidRPr="00A860ED" w:rsidRDefault="00A90AC2" w:rsidP="004A4707">
            <w:r w:rsidRPr="00A860ED">
              <w:rPr>
                <w:color w:val="000000"/>
                <w:shd w:val="clear" w:color="auto" w:fill="F8F9FA"/>
              </w:rPr>
              <w:t>Nhập thông tin nhân viên mới</w:t>
            </w:r>
          </w:p>
        </w:tc>
        <w:tc>
          <w:tcPr>
            <w:tcW w:w="709" w:type="dxa"/>
          </w:tcPr>
          <w:p w14:paraId="6B7E6E07" w14:textId="77777777" w:rsidR="00AF3775" w:rsidRDefault="00AF3775" w:rsidP="004A4707"/>
        </w:tc>
        <w:tc>
          <w:tcPr>
            <w:tcW w:w="3827" w:type="dxa"/>
          </w:tcPr>
          <w:p w14:paraId="6C4FF4F5" w14:textId="77777777" w:rsidR="00AF3775" w:rsidRDefault="000053A0" w:rsidP="00CF0454">
            <w:r>
              <w:t>Hiển thị màn hình thêm nhân viên mới</w:t>
            </w:r>
            <w:r w:rsidR="00CF0454">
              <w:t xml:space="preserve"> của hệ thống PS </w:t>
            </w:r>
          </w:p>
        </w:tc>
        <w:tc>
          <w:tcPr>
            <w:tcW w:w="1112" w:type="dxa"/>
          </w:tcPr>
          <w:p w14:paraId="527542EE" w14:textId="77777777" w:rsidR="00AF3775" w:rsidRDefault="00535D23" w:rsidP="004A4707">
            <w:r>
              <w:t>Bước 2</w:t>
            </w:r>
          </w:p>
        </w:tc>
        <w:tc>
          <w:tcPr>
            <w:tcW w:w="899" w:type="dxa"/>
          </w:tcPr>
          <w:p w14:paraId="77957BE6" w14:textId="77777777" w:rsidR="00AF3775" w:rsidRDefault="00AF3775" w:rsidP="004A4707"/>
        </w:tc>
      </w:tr>
      <w:tr w:rsidR="00AF3775" w14:paraId="3BD542B9" w14:textId="77777777" w:rsidTr="00A90AC2">
        <w:trPr>
          <w:trHeight w:val="809"/>
        </w:trPr>
        <w:tc>
          <w:tcPr>
            <w:tcW w:w="562" w:type="dxa"/>
          </w:tcPr>
          <w:p w14:paraId="0C1953FC" w14:textId="77777777" w:rsidR="00AF3775" w:rsidRDefault="00A90AC2" w:rsidP="004A4707">
            <w:r>
              <w:t>2</w:t>
            </w:r>
          </w:p>
        </w:tc>
        <w:tc>
          <w:tcPr>
            <w:tcW w:w="1418" w:type="dxa"/>
          </w:tcPr>
          <w:p w14:paraId="42B7945B" w14:textId="77777777" w:rsidR="00AF3775" w:rsidRDefault="000A4CFB" w:rsidP="004A4707">
            <w:r w:rsidRPr="000A4CFB">
              <w:t>PEOPLESOFT</w:t>
            </w:r>
          </w:p>
        </w:tc>
        <w:tc>
          <w:tcPr>
            <w:tcW w:w="1417" w:type="dxa"/>
          </w:tcPr>
          <w:p w14:paraId="17C34E8A" w14:textId="77777777" w:rsidR="00AF3775" w:rsidRPr="00A860ED" w:rsidRDefault="00A90AC2" w:rsidP="004A4707">
            <w:r w:rsidRPr="00A860ED">
              <w:rPr>
                <w:color w:val="000000"/>
                <w:shd w:val="clear" w:color="auto" w:fill="F8F9FA"/>
              </w:rPr>
              <w:t>Thêm nhân viên mới</w:t>
            </w:r>
          </w:p>
        </w:tc>
        <w:tc>
          <w:tcPr>
            <w:tcW w:w="709" w:type="dxa"/>
          </w:tcPr>
          <w:p w14:paraId="3AA8B1B1" w14:textId="77777777" w:rsidR="00AF3775" w:rsidRDefault="00AF3775" w:rsidP="004A4707"/>
        </w:tc>
        <w:tc>
          <w:tcPr>
            <w:tcW w:w="3827" w:type="dxa"/>
          </w:tcPr>
          <w:p w14:paraId="74B5978F" w14:textId="77777777" w:rsidR="00AF3775" w:rsidRDefault="000053A0" w:rsidP="000053A0">
            <w:r>
              <w:t xml:space="preserve">Gửi thông tin nhân viên mới và yêu cầu thêm mới nhân viên mới đến </w:t>
            </w:r>
            <w:commentRangeStart w:id="21"/>
            <w:r>
              <w:t xml:space="preserve">backand </w:t>
            </w:r>
            <w:commentRangeEnd w:id="21"/>
            <w:r w:rsidR="009C57D1">
              <w:rPr>
                <w:rStyle w:val="CommentReference"/>
              </w:rPr>
              <w:commentReference w:id="21"/>
            </w:r>
            <w:r>
              <w:t xml:space="preserve">hệ thống PS </w:t>
            </w:r>
          </w:p>
        </w:tc>
        <w:tc>
          <w:tcPr>
            <w:tcW w:w="1112" w:type="dxa"/>
          </w:tcPr>
          <w:p w14:paraId="758434FE" w14:textId="77777777" w:rsidR="00AF3775" w:rsidRDefault="00535D23" w:rsidP="004A4707">
            <w:r>
              <w:t>Bước 3</w:t>
            </w:r>
          </w:p>
        </w:tc>
        <w:tc>
          <w:tcPr>
            <w:tcW w:w="899" w:type="dxa"/>
          </w:tcPr>
          <w:p w14:paraId="6BF1F1C7" w14:textId="77777777" w:rsidR="00AF3775" w:rsidRDefault="00AF3775" w:rsidP="004A4707"/>
        </w:tc>
      </w:tr>
      <w:tr w:rsidR="00AF3775" w14:paraId="6ABFE58E" w14:textId="77777777" w:rsidTr="00A90AC2">
        <w:trPr>
          <w:trHeight w:val="824"/>
        </w:trPr>
        <w:tc>
          <w:tcPr>
            <w:tcW w:w="562" w:type="dxa"/>
          </w:tcPr>
          <w:p w14:paraId="7F6D8E8B" w14:textId="77777777" w:rsidR="00AF3775" w:rsidRDefault="00A90AC2" w:rsidP="004A4707">
            <w:r>
              <w:t>3</w:t>
            </w:r>
          </w:p>
        </w:tc>
        <w:tc>
          <w:tcPr>
            <w:tcW w:w="1418" w:type="dxa"/>
          </w:tcPr>
          <w:p w14:paraId="29025472" w14:textId="77777777" w:rsidR="00AF3775" w:rsidRDefault="00384F67" w:rsidP="004A4707">
            <w:r w:rsidRPr="000A4CFB">
              <w:t>PEOPLESOFT</w:t>
            </w:r>
          </w:p>
        </w:tc>
        <w:tc>
          <w:tcPr>
            <w:tcW w:w="1417" w:type="dxa"/>
          </w:tcPr>
          <w:p w14:paraId="596E6D42" w14:textId="77777777" w:rsidR="00AF3775" w:rsidRPr="00A860ED" w:rsidRDefault="00A90AC2" w:rsidP="004A4707">
            <w:r w:rsidRPr="00A860ED">
              <w:rPr>
                <w:color w:val="000000"/>
                <w:shd w:val="clear" w:color="auto" w:fill="F8F9FA"/>
              </w:rPr>
              <w:t>Lưu thông tin nhân viên vào Database</w:t>
            </w:r>
          </w:p>
        </w:tc>
        <w:tc>
          <w:tcPr>
            <w:tcW w:w="709" w:type="dxa"/>
          </w:tcPr>
          <w:p w14:paraId="7C6260A1" w14:textId="77777777" w:rsidR="00AF3775" w:rsidRDefault="00AF3775" w:rsidP="004A4707"/>
        </w:tc>
        <w:tc>
          <w:tcPr>
            <w:tcW w:w="3827" w:type="dxa"/>
          </w:tcPr>
          <w:p w14:paraId="6521F0A7" w14:textId="77777777" w:rsidR="00AF3775" w:rsidRDefault="000053A0" w:rsidP="004A4707">
            <w:r>
              <w:t>Hệ thống PS lưu thông tin nhân viên mới vào Database của PS</w:t>
            </w:r>
          </w:p>
        </w:tc>
        <w:tc>
          <w:tcPr>
            <w:tcW w:w="1112" w:type="dxa"/>
          </w:tcPr>
          <w:p w14:paraId="621A33B9" w14:textId="77777777" w:rsidR="00AF3775" w:rsidRDefault="00535D23" w:rsidP="004A4707">
            <w:r>
              <w:t>Bước 4</w:t>
            </w:r>
          </w:p>
        </w:tc>
        <w:tc>
          <w:tcPr>
            <w:tcW w:w="899" w:type="dxa"/>
          </w:tcPr>
          <w:p w14:paraId="223F201E" w14:textId="77777777" w:rsidR="00AF3775" w:rsidRDefault="00AF3775" w:rsidP="004A4707"/>
        </w:tc>
      </w:tr>
      <w:tr w:rsidR="00AF3775" w14:paraId="473E5EA0" w14:textId="77777777" w:rsidTr="00A90AC2">
        <w:trPr>
          <w:trHeight w:val="824"/>
        </w:trPr>
        <w:tc>
          <w:tcPr>
            <w:tcW w:w="562" w:type="dxa"/>
          </w:tcPr>
          <w:p w14:paraId="5ED65D70" w14:textId="77777777" w:rsidR="00AF3775" w:rsidRDefault="00A90AC2" w:rsidP="004A4707">
            <w:r>
              <w:t>4</w:t>
            </w:r>
          </w:p>
        </w:tc>
        <w:tc>
          <w:tcPr>
            <w:tcW w:w="1418" w:type="dxa"/>
          </w:tcPr>
          <w:p w14:paraId="60CB7E42" w14:textId="77777777" w:rsidR="00AF3775" w:rsidRDefault="000A4CFB" w:rsidP="004A4707">
            <w:r>
              <w:t>LIM</w:t>
            </w:r>
          </w:p>
        </w:tc>
        <w:tc>
          <w:tcPr>
            <w:tcW w:w="1417" w:type="dxa"/>
          </w:tcPr>
          <w:p w14:paraId="79B78B61" w14:textId="77777777" w:rsidR="00AF3775" w:rsidRPr="00A860ED" w:rsidRDefault="00A90AC2" w:rsidP="004A4707">
            <w:r w:rsidRPr="00A860ED">
              <w:rPr>
                <w:color w:val="000000"/>
                <w:shd w:val="clear" w:color="auto" w:fill="F8F9FA"/>
              </w:rPr>
              <w:t>Job đồng bộ thông tin nhân viên từ PS vào LIM</w:t>
            </w:r>
          </w:p>
        </w:tc>
        <w:tc>
          <w:tcPr>
            <w:tcW w:w="709" w:type="dxa"/>
          </w:tcPr>
          <w:p w14:paraId="116B0D8A" w14:textId="77777777" w:rsidR="00AF3775" w:rsidRDefault="00AF3775" w:rsidP="004A4707"/>
        </w:tc>
        <w:tc>
          <w:tcPr>
            <w:tcW w:w="3827" w:type="dxa"/>
          </w:tcPr>
          <w:p w14:paraId="52F32001" w14:textId="77777777" w:rsidR="00AF3775" w:rsidRDefault="000053A0" w:rsidP="000053A0">
            <w:r>
              <w:t xml:space="preserve">Job đồng bộ thông tin nhân viên từ hệ thống PS sang hệ thống LIM chạy tự động theo thời gian đã được cấu hình - </w:t>
            </w:r>
            <w:commentRangeStart w:id="22"/>
            <w:r>
              <w:t xml:space="preserve">(thời gian chạy job theo thời gian là 30 phút </w:t>
            </w:r>
            <w:r w:rsidR="00384F67">
              <w:t>một lần</w:t>
            </w:r>
            <w:r>
              <w:t xml:space="preserve"> bắt đầu từ 00h)</w:t>
            </w:r>
            <w:commentRangeEnd w:id="22"/>
            <w:r w:rsidR="00384C68">
              <w:rPr>
                <w:rStyle w:val="CommentReference"/>
              </w:rPr>
              <w:commentReference w:id="22"/>
            </w:r>
          </w:p>
          <w:p w14:paraId="541F9B08" w14:textId="77777777" w:rsidR="000053A0" w:rsidRDefault="000053A0" w:rsidP="000053A0"/>
        </w:tc>
        <w:tc>
          <w:tcPr>
            <w:tcW w:w="1112" w:type="dxa"/>
          </w:tcPr>
          <w:p w14:paraId="5B8B657C" w14:textId="77777777" w:rsidR="00AF3775" w:rsidRDefault="00535D23" w:rsidP="004A4707">
            <w:r>
              <w:t>Bước 5</w:t>
            </w:r>
          </w:p>
        </w:tc>
        <w:tc>
          <w:tcPr>
            <w:tcW w:w="899" w:type="dxa"/>
          </w:tcPr>
          <w:p w14:paraId="0DC12F40" w14:textId="77777777" w:rsidR="00AF3775" w:rsidRDefault="00AF3775" w:rsidP="004A4707"/>
        </w:tc>
      </w:tr>
      <w:tr w:rsidR="00AF3775" w14:paraId="1B604BEC" w14:textId="77777777" w:rsidTr="00A90AC2">
        <w:trPr>
          <w:trHeight w:val="553"/>
        </w:trPr>
        <w:tc>
          <w:tcPr>
            <w:tcW w:w="562" w:type="dxa"/>
          </w:tcPr>
          <w:p w14:paraId="3EC0F8B1" w14:textId="77777777" w:rsidR="00AF3775" w:rsidRPr="006A1F91" w:rsidRDefault="00A90AC2" w:rsidP="004A4707">
            <w:pPr>
              <w:rPr>
                <w:b/>
              </w:rPr>
            </w:pPr>
            <w:r w:rsidRPr="006A1F91">
              <w:rPr>
                <w:b/>
              </w:rPr>
              <w:t>5</w:t>
            </w:r>
          </w:p>
        </w:tc>
        <w:tc>
          <w:tcPr>
            <w:tcW w:w="1418" w:type="dxa"/>
          </w:tcPr>
          <w:p w14:paraId="0C116C9B" w14:textId="77777777" w:rsidR="00AF3775" w:rsidRPr="006A1F91" w:rsidRDefault="000A4CFB" w:rsidP="004A4707">
            <w:pPr>
              <w:rPr>
                <w:b/>
              </w:rPr>
            </w:pPr>
            <w:r w:rsidRPr="006A1F91">
              <w:rPr>
                <w:b/>
              </w:rPr>
              <w:t>LIM</w:t>
            </w:r>
          </w:p>
        </w:tc>
        <w:tc>
          <w:tcPr>
            <w:tcW w:w="1417" w:type="dxa"/>
          </w:tcPr>
          <w:p w14:paraId="138022AB" w14:textId="77777777" w:rsidR="00AF3775" w:rsidRPr="006A1F91" w:rsidRDefault="00A90AC2" w:rsidP="004A4707">
            <w:pPr>
              <w:rPr>
                <w:b/>
              </w:rPr>
            </w:pPr>
            <w:r w:rsidRPr="006A1F91">
              <w:rPr>
                <w:b/>
                <w:shd w:val="clear" w:color="auto" w:fill="F8F9FA"/>
              </w:rPr>
              <w:t xml:space="preserve"> Job </w:t>
            </w:r>
            <w:r w:rsidR="00C2565F" w:rsidRPr="006A1F91">
              <w:rPr>
                <w:b/>
                <w:shd w:val="clear" w:color="auto" w:fill="F8F9FA"/>
              </w:rPr>
              <w:t xml:space="preserve">tạo, </w:t>
            </w:r>
            <w:r w:rsidRPr="006A1F91">
              <w:rPr>
                <w:b/>
                <w:shd w:val="clear" w:color="auto" w:fill="F8F9FA"/>
              </w:rPr>
              <w:t>phân quyền user cho hệ thống LOS</w:t>
            </w:r>
          </w:p>
        </w:tc>
        <w:tc>
          <w:tcPr>
            <w:tcW w:w="709" w:type="dxa"/>
          </w:tcPr>
          <w:p w14:paraId="35BEC1FA" w14:textId="77777777" w:rsidR="00AF3775" w:rsidRPr="006A1F91" w:rsidRDefault="00AF3775" w:rsidP="004A4707">
            <w:pPr>
              <w:rPr>
                <w:b/>
              </w:rPr>
            </w:pPr>
          </w:p>
        </w:tc>
        <w:tc>
          <w:tcPr>
            <w:tcW w:w="3827" w:type="dxa"/>
          </w:tcPr>
          <w:p w14:paraId="72247513" w14:textId="77777777" w:rsidR="00141CFB" w:rsidRPr="006A1F91" w:rsidRDefault="0045733B" w:rsidP="0045733B">
            <w:pPr>
              <w:rPr>
                <w:b/>
              </w:rPr>
            </w:pPr>
            <w:r w:rsidRPr="006A1F91">
              <w:rPr>
                <w:b/>
              </w:rPr>
              <w:t>Xem chi tiết Bảng I</w:t>
            </w:r>
          </w:p>
        </w:tc>
        <w:tc>
          <w:tcPr>
            <w:tcW w:w="1112" w:type="dxa"/>
          </w:tcPr>
          <w:p w14:paraId="7BAC5143" w14:textId="77777777" w:rsidR="00AF3775" w:rsidRPr="006A1F91" w:rsidRDefault="00535D23" w:rsidP="004A4707">
            <w:pPr>
              <w:rPr>
                <w:b/>
              </w:rPr>
            </w:pPr>
            <w:r w:rsidRPr="006A1F91">
              <w:rPr>
                <w:b/>
              </w:rPr>
              <w:t>Bước 6</w:t>
            </w:r>
          </w:p>
        </w:tc>
        <w:tc>
          <w:tcPr>
            <w:tcW w:w="899" w:type="dxa"/>
          </w:tcPr>
          <w:p w14:paraId="1CB65ED1" w14:textId="77777777" w:rsidR="00AF3775" w:rsidRPr="006A1F91" w:rsidRDefault="00AF3775" w:rsidP="004A4707">
            <w:pPr>
              <w:rPr>
                <w:b/>
              </w:rPr>
            </w:pPr>
          </w:p>
        </w:tc>
      </w:tr>
      <w:tr w:rsidR="00AF3775" w14:paraId="27718C76" w14:textId="77777777" w:rsidTr="00A90AC2">
        <w:trPr>
          <w:trHeight w:val="809"/>
        </w:trPr>
        <w:tc>
          <w:tcPr>
            <w:tcW w:w="562" w:type="dxa"/>
          </w:tcPr>
          <w:p w14:paraId="584D67F6" w14:textId="77777777" w:rsidR="00AF3775" w:rsidRDefault="00A90AC2" w:rsidP="004A4707">
            <w:r>
              <w:t>6</w:t>
            </w:r>
          </w:p>
        </w:tc>
        <w:tc>
          <w:tcPr>
            <w:tcW w:w="1418" w:type="dxa"/>
          </w:tcPr>
          <w:p w14:paraId="2C9A304B" w14:textId="77777777" w:rsidR="00AF3775" w:rsidRDefault="000A4CFB" w:rsidP="004A4707">
            <w:r>
              <w:t>LIM</w:t>
            </w:r>
          </w:p>
        </w:tc>
        <w:tc>
          <w:tcPr>
            <w:tcW w:w="1417" w:type="dxa"/>
          </w:tcPr>
          <w:p w14:paraId="323B849D" w14:textId="77777777" w:rsidR="00AF3775" w:rsidRPr="00A860ED" w:rsidRDefault="00A90AC2" w:rsidP="004A4707">
            <w:r w:rsidRPr="00A860ED">
              <w:rPr>
                <w:color w:val="000000"/>
                <w:shd w:val="clear" w:color="auto" w:fill="F8F9FA"/>
              </w:rPr>
              <w:t>Gọi API thêm user trên LOS </w:t>
            </w:r>
          </w:p>
        </w:tc>
        <w:tc>
          <w:tcPr>
            <w:tcW w:w="709" w:type="dxa"/>
          </w:tcPr>
          <w:p w14:paraId="305B4CEF" w14:textId="77777777" w:rsidR="00AF3775" w:rsidRDefault="00AF3775" w:rsidP="004A4707"/>
        </w:tc>
        <w:tc>
          <w:tcPr>
            <w:tcW w:w="3827" w:type="dxa"/>
          </w:tcPr>
          <w:p w14:paraId="39A334C2" w14:textId="77777777" w:rsidR="00AF3775" w:rsidRDefault="00E47012" w:rsidP="004A4707">
            <w:r>
              <w:t>Hệ thống LIM gọi tới API thêm mới user và quyền user từ hệ thống LOS</w:t>
            </w:r>
          </w:p>
        </w:tc>
        <w:tc>
          <w:tcPr>
            <w:tcW w:w="1112" w:type="dxa"/>
          </w:tcPr>
          <w:p w14:paraId="452BB857" w14:textId="77777777" w:rsidR="00AF3775" w:rsidRDefault="00535D23" w:rsidP="004A4707">
            <w:r>
              <w:t>Bước 7</w:t>
            </w:r>
          </w:p>
        </w:tc>
        <w:tc>
          <w:tcPr>
            <w:tcW w:w="899" w:type="dxa"/>
          </w:tcPr>
          <w:p w14:paraId="394BAE7C" w14:textId="77777777" w:rsidR="00AF3775" w:rsidRDefault="00B61249" w:rsidP="004A4707">
            <w:r>
              <w:t>Đã có trên LIM</w:t>
            </w:r>
            <w:r w:rsidR="00E47012">
              <w:t xml:space="preserve"> </w:t>
            </w:r>
          </w:p>
        </w:tc>
      </w:tr>
      <w:tr w:rsidR="00AF3775" w14:paraId="69415D17" w14:textId="77777777" w:rsidTr="00A90AC2">
        <w:trPr>
          <w:trHeight w:val="553"/>
        </w:trPr>
        <w:tc>
          <w:tcPr>
            <w:tcW w:w="562" w:type="dxa"/>
          </w:tcPr>
          <w:p w14:paraId="4A26544C" w14:textId="77777777" w:rsidR="00AF3775" w:rsidRDefault="000A4CFB" w:rsidP="004A4707">
            <w:r>
              <w:t>6.1</w:t>
            </w:r>
          </w:p>
        </w:tc>
        <w:tc>
          <w:tcPr>
            <w:tcW w:w="1418" w:type="dxa"/>
          </w:tcPr>
          <w:p w14:paraId="3B7CC1C0" w14:textId="77777777" w:rsidR="00AF3775" w:rsidRDefault="000A4CFB" w:rsidP="004A4707">
            <w:r>
              <w:t>LOS</w:t>
            </w:r>
          </w:p>
        </w:tc>
        <w:tc>
          <w:tcPr>
            <w:tcW w:w="1417" w:type="dxa"/>
          </w:tcPr>
          <w:p w14:paraId="3C21A9EF" w14:textId="77777777" w:rsidR="00AF3775" w:rsidRPr="00A860ED" w:rsidRDefault="00A90AC2" w:rsidP="004A4707">
            <w:r w:rsidRPr="00A860ED">
              <w:rPr>
                <w:color w:val="000000"/>
                <w:shd w:val="clear" w:color="auto" w:fill="F8F9FA"/>
              </w:rPr>
              <w:t xml:space="preserve"> Cung cấp API thêm user trên LOS</w:t>
            </w:r>
          </w:p>
        </w:tc>
        <w:tc>
          <w:tcPr>
            <w:tcW w:w="709" w:type="dxa"/>
          </w:tcPr>
          <w:p w14:paraId="7280FEBA" w14:textId="77777777" w:rsidR="00AF3775" w:rsidRDefault="00AF3775" w:rsidP="004A4707"/>
        </w:tc>
        <w:tc>
          <w:tcPr>
            <w:tcW w:w="3827" w:type="dxa"/>
          </w:tcPr>
          <w:p w14:paraId="59B91BA8" w14:textId="77777777" w:rsidR="00AF3775" w:rsidRDefault="00B61249" w:rsidP="004A4707">
            <w:r>
              <w:t>Hệ thống cung cấp API thêm mới user và quyền user từ hệ thống LOS</w:t>
            </w:r>
          </w:p>
        </w:tc>
        <w:tc>
          <w:tcPr>
            <w:tcW w:w="1112" w:type="dxa"/>
          </w:tcPr>
          <w:p w14:paraId="2D66E010" w14:textId="77777777" w:rsidR="00AF3775" w:rsidRDefault="00AF3775" w:rsidP="004A4707"/>
        </w:tc>
        <w:tc>
          <w:tcPr>
            <w:tcW w:w="899" w:type="dxa"/>
          </w:tcPr>
          <w:p w14:paraId="5EAE8C18" w14:textId="77777777" w:rsidR="00AF3775" w:rsidRDefault="00B61249" w:rsidP="00B61249">
            <w:commentRangeStart w:id="23"/>
            <w:r>
              <w:t>Api đã có trên LOS</w:t>
            </w:r>
            <w:commentRangeEnd w:id="23"/>
            <w:r w:rsidR="002D2D9D">
              <w:rPr>
                <w:rStyle w:val="CommentReference"/>
              </w:rPr>
              <w:commentReference w:id="23"/>
            </w:r>
          </w:p>
        </w:tc>
      </w:tr>
      <w:tr w:rsidR="00AF3775" w14:paraId="5182F923" w14:textId="77777777" w:rsidTr="00A90AC2">
        <w:trPr>
          <w:trHeight w:val="824"/>
        </w:trPr>
        <w:tc>
          <w:tcPr>
            <w:tcW w:w="562" w:type="dxa"/>
          </w:tcPr>
          <w:p w14:paraId="0B9D3C89" w14:textId="77777777" w:rsidR="00AF3775" w:rsidRDefault="000A4CFB" w:rsidP="004A4707">
            <w:r>
              <w:t>7</w:t>
            </w:r>
          </w:p>
        </w:tc>
        <w:tc>
          <w:tcPr>
            <w:tcW w:w="1418" w:type="dxa"/>
          </w:tcPr>
          <w:p w14:paraId="2A280CF1" w14:textId="77777777" w:rsidR="00AF3775" w:rsidRDefault="000A4CFB" w:rsidP="004A4707">
            <w:r>
              <w:t>LOS</w:t>
            </w:r>
          </w:p>
        </w:tc>
        <w:tc>
          <w:tcPr>
            <w:tcW w:w="1417" w:type="dxa"/>
          </w:tcPr>
          <w:p w14:paraId="5D8543BA" w14:textId="77777777" w:rsidR="00AF3775" w:rsidRPr="00A860ED" w:rsidRDefault="00A90AC2" w:rsidP="004A4707">
            <w:r w:rsidRPr="00A860ED">
              <w:rPr>
                <w:color w:val="000000"/>
                <w:shd w:val="clear" w:color="auto" w:fill="F8F9FA"/>
              </w:rPr>
              <w:t xml:space="preserve"> Cập nhật Thông tin user và quyền user vào database</w:t>
            </w:r>
          </w:p>
        </w:tc>
        <w:tc>
          <w:tcPr>
            <w:tcW w:w="709" w:type="dxa"/>
          </w:tcPr>
          <w:p w14:paraId="5C843007" w14:textId="77777777" w:rsidR="00AF3775" w:rsidRDefault="00AF3775" w:rsidP="004A4707"/>
        </w:tc>
        <w:tc>
          <w:tcPr>
            <w:tcW w:w="3827" w:type="dxa"/>
          </w:tcPr>
          <w:p w14:paraId="5633673D" w14:textId="77777777" w:rsidR="00AF3775" w:rsidRDefault="00B61249" w:rsidP="004A4707">
            <w:r>
              <w:t>Hệ thống LOS cập nhật thông tin user và quyền vào Database được chuyển từ hệ thống LIM</w:t>
            </w:r>
          </w:p>
        </w:tc>
        <w:tc>
          <w:tcPr>
            <w:tcW w:w="1112" w:type="dxa"/>
          </w:tcPr>
          <w:p w14:paraId="0D0C822E" w14:textId="77777777" w:rsidR="00AF3775" w:rsidRDefault="00535D23" w:rsidP="004A4707">
            <w:r>
              <w:t>Bước 8</w:t>
            </w:r>
          </w:p>
        </w:tc>
        <w:tc>
          <w:tcPr>
            <w:tcW w:w="899" w:type="dxa"/>
          </w:tcPr>
          <w:p w14:paraId="33EACB38" w14:textId="77777777" w:rsidR="00AF3775" w:rsidRDefault="00AF3775" w:rsidP="004A4707"/>
        </w:tc>
      </w:tr>
      <w:tr w:rsidR="00AF3775" w14:paraId="4D167E1A" w14:textId="77777777" w:rsidTr="00A90AC2">
        <w:trPr>
          <w:trHeight w:val="824"/>
        </w:trPr>
        <w:tc>
          <w:tcPr>
            <w:tcW w:w="562" w:type="dxa"/>
          </w:tcPr>
          <w:p w14:paraId="289C8CBB" w14:textId="77777777" w:rsidR="00AF3775" w:rsidRDefault="000A4CFB" w:rsidP="000A4CFB">
            <w:r>
              <w:t>8</w:t>
            </w:r>
          </w:p>
        </w:tc>
        <w:tc>
          <w:tcPr>
            <w:tcW w:w="1418" w:type="dxa"/>
          </w:tcPr>
          <w:p w14:paraId="18CFB3AF" w14:textId="77777777" w:rsidR="00AF3775" w:rsidRDefault="000A4CFB" w:rsidP="004A4707">
            <w:r>
              <w:t>LOS</w:t>
            </w:r>
          </w:p>
        </w:tc>
        <w:tc>
          <w:tcPr>
            <w:tcW w:w="1417" w:type="dxa"/>
          </w:tcPr>
          <w:p w14:paraId="732CFA91" w14:textId="77777777" w:rsidR="00AF3775" w:rsidRPr="00A860ED" w:rsidRDefault="00A90AC2" w:rsidP="004A4707">
            <w:r w:rsidRPr="00A860ED">
              <w:rPr>
                <w:color w:val="000000"/>
                <w:shd w:val="clear" w:color="auto" w:fill="F8F9FA"/>
              </w:rPr>
              <w:t>Phản hồi kết quả cập nhật</w:t>
            </w:r>
          </w:p>
        </w:tc>
        <w:tc>
          <w:tcPr>
            <w:tcW w:w="709" w:type="dxa"/>
          </w:tcPr>
          <w:p w14:paraId="1F957D25" w14:textId="77777777" w:rsidR="00AF3775" w:rsidRDefault="00AF3775" w:rsidP="004A4707"/>
        </w:tc>
        <w:tc>
          <w:tcPr>
            <w:tcW w:w="3827" w:type="dxa"/>
          </w:tcPr>
          <w:p w14:paraId="44EEC0A5" w14:textId="77777777" w:rsidR="00AF3775" w:rsidRDefault="00B61249" w:rsidP="004A4707">
            <w:r>
              <w:t>Hệ thống L</w:t>
            </w:r>
            <w:r w:rsidR="00181A3D">
              <w:t xml:space="preserve">OS phản hồi </w:t>
            </w:r>
            <w:r w:rsidR="00C27964">
              <w:t xml:space="preserve">lại </w:t>
            </w:r>
            <w:r w:rsidR="00181A3D">
              <w:t>kết quả cập nhật user và quyền tới hệ thống hệ thống LIM</w:t>
            </w:r>
          </w:p>
        </w:tc>
        <w:tc>
          <w:tcPr>
            <w:tcW w:w="1112" w:type="dxa"/>
          </w:tcPr>
          <w:p w14:paraId="1661495E" w14:textId="77777777" w:rsidR="00AF3775" w:rsidRDefault="00C27964" w:rsidP="004A4707">
            <w:r>
              <w:t xml:space="preserve">Nếu kết quả cập thành công thì chuyển tới bước 9, 10 </w:t>
            </w:r>
            <w:r>
              <w:lastRenderedPageBreak/>
              <w:t>ngược lại chuyển tới bước 11, 12</w:t>
            </w:r>
          </w:p>
        </w:tc>
        <w:tc>
          <w:tcPr>
            <w:tcW w:w="899" w:type="dxa"/>
          </w:tcPr>
          <w:p w14:paraId="2D48634E" w14:textId="77777777" w:rsidR="00AF3775" w:rsidRDefault="00AF3775" w:rsidP="004A4707"/>
        </w:tc>
      </w:tr>
      <w:tr w:rsidR="00AF3775" w14:paraId="64FF44B7" w14:textId="77777777" w:rsidTr="00A90AC2">
        <w:trPr>
          <w:trHeight w:val="1094"/>
        </w:trPr>
        <w:tc>
          <w:tcPr>
            <w:tcW w:w="562" w:type="dxa"/>
          </w:tcPr>
          <w:p w14:paraId="72F09252" w14:textId="77777777" w:rsidR="00AF3775" w:rsidRDefault="000A4CFB" w:rsidP="004A4707">
            <w:r>
              <w:lastRenderedPageBreak/>
              <w:t>9</w:t>
            </w:r>
          </w:p>
        </w:tc>
        <w:tc>
          <w:tcPr>
            <w:tcW w:w="1418" w:type="dxa"/>
          </w:tcPr>
          <w:p w14:paraId="122A3CB1" w14:textId="77777777" w:rsidR="00AF3775" w:rsidRDefault="000A4CFB" w:rsidP="004A4707">
            <w:r>
              <w:t>LIM</w:t>
            </w:r>
          </w:p>
        </w:tc>
        <w:tc>
          <w:tcPr>
            <w:tcW w:w="1417" w:type="dxa"/>
          </w:tcPr>
          <w:p w14:paraId="7967112A" w14:textId="77777777" w:rsidR="00AF3775" w:rsidRPr="00A860ED" w:rsidRDefault="00A90AC2" w:rsidP="004A4707">
            <w:r w:rsidRPr="00A860ED">
              <w:rPr>
                <w:color w:val="000000"/>
                <w:shd w:val="clear" w:color="auto" w:fill="F8F9FA"/>
              </w:rPr>
              <w:t>Gửi Email thông báo cấp tk đến user </w:t>
            </w:r>
          </w:p>
        </w:tc>
        <w:tc>
          <w:tcPr>
            <w:tcW w:w="709" w:type="dxa"/>
          </w:tcPr>
          <w:p w14:paraId="020A6150" w14:textId="77777777" w:rsidR="00AF3775" w:rsidRDefault="00AF3775" w:rsidP="004A4707"/>
        </w:tc>
        <w:tc>
          <w:tcPr>
            <w:tcW w:w="3827" w:type="dxa"/>
          </w:tcPr>
          <w:p w14:paraId="6343E0A6" w14:textId="77777777" w:rsidR="00AF3775" w:rsidRDefault="00C27964" w:rsidP="004A4707">
            <w:r>
              <w:t xml:space="preserve">Hệ thống Lim </w:t>
            </w:r>
            <w:r w:rsidR="007E2444">
              <w:t xml:space="preserve">gửi Email đến user thông báo thông tin tài khoản và quyền trên hệ thống LOS </w:t>
            </w:r>
          </w:p>
        </w:tc>
        <w:tc>
          <w:tcPr>
            <w:tcW w:w="1112" w:type="dxa"/>
          </w:tcPr>
          <w:p w14:paraId="3E0E2F0D" w14:textId="77777777" w:rsidR="00AF3775" w:rsidRDefault="00535D23" w:rsidP="004A4707">
            <w:r>
              <w:t>Kết thúc</w:t>
            </w:r>
          </w:p>
        </w:tc>
        <w:tc>
          <w:tcPr>
            <w:tcW w:w="899" w:type="dxa"/>
          </w:tcPr>
          <w:p w14:paraId="412FE209" w14:textId="77777777" w:rsidR="00AF3775" w:rsidRDefault="00904A8D" w:rsidP="004A4707">
            <w:r w:rsidRPr="0074657A">
              <w:rPr>
                <w:sz w:val="20"/>
                <w:szCs w:val="20"/>
              </w:rPr>
              <w:t>Mẫu nội dung Email tại file đính kèm</w:t>
            </w:r>
          </w:p>
        </w:tc>
      </w:tr>
      <w:tr w:rsidR="00AF3775" w14:paraId="65C159AD" w14:textId="77777777" w:rsidTr="00A90AC2">
        <w:trPr>
          <w:trHeight w:val="539"/>
        </w:trPr>
        <w:tc>
          <w:tcPr>
            <w:tcW w:w="562" w:type="dxa"/>
          </w:tcPr>
          <w:p w14:paraId="2FFC0B54" w14:textId="77777777" w:rsidR="00AF3775" w:rsidRDefault="000A4CFB" w:rsidP="004A4707">
            <w:r>
              <w:t>10</w:t>
            </w:r>
          </w:p>
        </w:tc>
        <w:tc>
          <w:tcPr>
            <w:tcW w:w="1418" w:type="dxa"/>
          </w:tcPr>
          <w:p w14:paraId="734B701A" w14:textId="77777777" w:rsidR="00AF3775" w:rsidRDefault="000A4CFB" w:rsidP="004A4707">
            <w:r>
              <w:t>LIM</w:t>
            </w:r>
          </w:p>
        </w:tc>
        <w:tc>
          <w:tcPr>
            <w:tcW w:w="1417" w:type="dxa"/>
          </w:tcPr>
          <w:p w14:paraId="30188670" w14:textId="77777777" w:rsidR="00AF3775" w:rsidRPr="00A860ED" w:rsidRDefault="00A90AC2" w:rsidP="004A4707">
            <w:r w:rsidRPr="00A860ED">
              <w:rPr>
                <w:color w:val="000000"/>
                <w:shd w:val="clear" w:color="auto" w:fill="F8F9FA"/>
              </w:rPr>
              <w:t xml:space="preserve"> Ghi log phân quyền user thành công</w:t>
            </w:r>
          </w:p>
        </w:tc>
        <w:tc>
          <w:tcPr>
            <w:tcW w:w="709" w:type="dxa"/>
          </w:tcPr>
          <w:p w14:paraId="37EA4D3B" w14:textId="77777777" w:rsidR="00AF3775" w:rsidRDefault="00AF3775" w:rsidP="004A4707"/>
        </w:tc>
        <w:tc>
          <w:tcPr>
            <w:tcW w:w="3827" w:type="dxa"/>
          </w:tcPr>
          <w:p w14:paraId="32A1A268" w14:textId="77777777" w:rsidR="00AF3775" w:rsidRDefault="009B628D" w:rsidP="004A4707">
            <w:r>
              <w:t>Hệ thống Lim ghi lại lịch sử tạo user và phân quyền cho user thành công vào Database của Lim</w:t>
            </w:r>
          </w:p>
        </w:tc>
        <w:tc>
          <w:tcPr>
            <w:tcW w:w="1112" w:type="dxa"/>
          </w:tcPr>
          <w:p w14:paraId="7DE03EAD" w14:textId="77777777" w:rsidR="00AF3775" w:rsidRDefault="00535D23" w:rsidP="004A4707">
            <w:r>
              <w:t>Kết thúc</w:t>
            </w:r>
          </w:p>
        </w:tc>
        <w:tc>
          <w:tcPr>
            <w:tcW w:w="899" w:type="dxa"/>
          </w:tcPr>
          <w:p w14:paraId="1ED17D51" w14:textId="77777777" w:rsidR="00AF3775" w:rsidRDefault="00AF3775" w:rsidP="004A4707"/>
        </w:tc>
      </w:tr>
      <w:tr w:rsidR="009B628D" w14:paraId="442F7AF0" w14:textId="77777777" w:rsidTr="00A90AC2">
        <w:trPr>
          <w:trHeight w:val="824"/>
        </w:trPr>
        <w:tc>
          <w:tcPr>
            <w:tcW w:w="562" w:type="dxa"/>
          </w:tcPr>
          <w:p w14:paraId="459A261A" w14:textId="77777777" w:rsidR="009B628D" w:rsidRDefault="009B628D" w:rsidP="009B628D">
            <w:r>
              <w:t>11</w:t>
            </w:r>
          </w:p>
        </w:tc>
        <w:tc>
          <w:tcPr>
            <w:tcW w:w="1418" w:type="dxa"/>
          </w:tcPr>
          <w:p w14:paraId="45B48EA2" w14:textId="77777777" w:rsidR="009B628D" w:rsidRDefault="009B628D" w:rsidP="009B628D">
            <w:r>
              <w:t>LIM</w:t>
            </w:r>
          </w:p>
        </w:tc>
        <w:tc>
          <w:tcPr>
            <w:tcW w:w="1417" w:type="dxa"/>
          </w:tcPr>
          <w:p w14:paraId="3AD0B8DD" w14:textId="77777777" w:rsidR="009B628D" w:rsidRPr="00A860ED" w:rsidRDefault="009B628D" w:rsidP="009B628D">
            <w:r w:rsidRPr="00A860ED">
              <w:rPr>
                <w:color w:val="000000"/>
                <w:shd w:val="clear" w:color="auto" w:fill="F8F9FA"/>
              </w:rPr>
              <w:t xml:space="preserve"> Ghi logs phân quyền user thất bại </w:t>
            </w:r>
          </w:p>
        </w:tc>
        <w:tc>
          <w:tcPr>
            <w:tcW w:w="709" w:type="dxa"/>
          </w:tcPr>
          <w:p w14:paraId="7450D238" w14:textId="77777777" w:rsidR="009B628D" w:rsidRDefault="009B628D" w:rsidP="009B628D"/>
        </w:tc>
        <w:tc>
          <w:tcPr>
            <w:tcW w:w="3827" w:type="dxa"/>
          </w:tcPr>
          <w:p w14:paraId="5B9DA9AD" w14:textId="77777777" w:rsidR="009B628D" w:rsidRDefault="009B628D" w:rsidP="00B010B2">
            <w:r>
              <w:t xml:space="preserve">Hệ thống Lim ghi lại lịch sử tạo user và phân quyền cho user </w:t>
            </w:r>
            <w:r w:rsidR="00B010B2">
              <w:t xml:space="preserve">những user bị thất bại </w:t>
            </w:r>
            <w:r>
              <w:t>vào Database của Lim</w:t>
            </w:r>
          </w:p>
        </w:tc>
        <w:tc>
          <w:tcPr>
            <w:tcW w:w="1112" w:type="dxa"/>
          </w:tcPr>
          <w:p w14:paraId="4A832B16" w14:textId="77777777" w:rsidR="009B628D" w:rsidRDefault="00535D23" w:rsidP="009B628D">
            <w:r>
              <w:t>Kết thúc</w:t>
            </w:r>
          </w:p>
        </w:tc>
        <w:tc>
          <w:tcPr>
            <w:tcW w:w="899" w:type="dxa"/>
          </w:tcPr>
          <w:p w14:paraId="2518D1A5" w14:textId="77777777" w:rsidR="009B628D" w:rsidRDefault="009B628D" w:rsidP="009B628D"/>
        </w:tc>
      </w:tr>
      <w:tr w:rsidR="009B628D" w14:paraId="627B6967" w14:textId="77777777" w:rsidTr="00A90AC2">
        <w:trPr>
          <w:trHeight w:val="553"/>
        </w:trPr>
        <w:tc>
          <w:tcPr>
            <w:tcW w:w="562" w:type="dxa"/>
          </w:tcPr>
          <w:p w14:paraId="6C8C146A" w14:textId="77777777" w:rsidR="009B628D" w:rsidRDefault="009B628D" w:rsidP="009B628D">
            <w:r>
              <w:t>12</w:t>
            </w:r>
          </w:p>
        </w:tc>
        <w:tc>
          <w:tcPr>
            <w:tcW w:w="1418" w:type="dxa"/>
          </w:tcPr>
          <w:p w14:paraId="54F80E6F" w14:textId="77777777" w:rsidR="009B628D" w:rsidRDefault="009B628D" w:rsidP="009B628D">
            <w:r>
              <w:t>LIM</w:t>
            </w:r>
          </w:p>
        </w:tc>
        <w:tc>
          <w:tcPr>
            <w:tcW w:w="1417" w:type="dxa"/>
          </w:tcPr>
          <w:p w14:paraId="4B4E8FC4" w14:textId="77777777" w:rsidR="009B628D" w:rsidRPr="00A860ED" w:rsidRDefault="009B628D" w:rsidP="009B628D">
            <w:r w:rsidRPr="00A860ED">
              <w:rPr>
                <w:color w:val="000000"/>
                <w:shd w:val="clear" w:color="auto" w:fill="F8F9FA"/>
              </w:rPr>
              <w:t xml:space="preserve"> Gửi mail cảnh báo đến admin</w:t>
            </w:r>
          </w:p>
        </w:tc>
        <w:tc>
          <w:tcPr>
            <w:tcW w:w="709" w:type="dxa"/>
          </w:tcPr>
          <w:p w14:paraId="1FEE2B12" w14:textId="77777777" w:rsidR="009B628D" w:rsidRDefault="009B628D" w:rsidP="009B628D"/>
        </w:tc>
        <w:tc>
          <w:tcPr>
            <w:tcW w:w="3827" w:type="dxa"/>
          </w:tcPr>
          <w:p w14:paraId="0EF7155A" w14:textId="77777777" w:rsidR="009B628D" w:rsidRDefault="009B628D" w:rsidP="009B628D">
            <w:r>
              <w:t>Hệ thống Lim gửi Email đến admin hỗ trợ vận hành hệ thống LIM cảnh báo về việc tạo user và phân cho user bị thất bại.</w:t>
            </w:r>
          </w:p>
          <w:p w14:paraId="37FADFEF" w14:textId="77777777" w:rsidR="009B628D" w:rsidRDefault="009B628D" w:rsidP="009B628D"/>
        </w:tc>
        <w:tc>
          <w:tcPr>
            <w:tcW w:w="1112" w:type="dxa"/>
          </w:tcPr>
          <w:p w14:paraId="2E6D9D2E" w14:textId="77777777" w:rsidR="009B628D" w:rsidRDefault="00535D23" w:rsidP="009B628D">
            <w:r>
              <w:t>Kết thúc</w:t>
            </w:r>
          </w:p>
        </w:tc>
        <w:tc>
          <w:tcPr>
            <w:tcW w:w="899" w:type="dxa"/>
          </w:tcPr>
          <w:p w14:paraId="3E33C0E2" w14:textId="77777777" w:rsidR="009B628D" w:rsidRDefault="00904A8D" w:rsidP="009B628D">
            <w:r w:rsidRPr="0074657A">
              <w:rPr>
                <w:sz w:val="20"/>
                <w:szCs w:val="20"/>
              </w:rPr>
              <w:t>Mẫu nội dung Email tại file đính kèm</w:t>
            </w:r>
          </w:p>
        </w:tc>
      </w:tr>
    </w:tbl>
    <w:p w14:paraId="33878350" w14:textId="77777777" w:rsidR="003563C5" w:rsidRDefault="003563C5" w:rsidP="003563C5"/>
    <w:p w14:paraId="70C5674E" w14:textId="77777777" w:rsidR="001D3FF1" w:rsidRPr="001D3FF1" w:rsidRDefault="001D3FF1" w:rsidP="003563C5">
      <w:pPr>
        <w:rPr>
          <w:b/>
        </w:rPr>
      </w:pPr>
      <w:r w:rsidRPr="001D3FF1">
        <w:rPr>
          <w:b/>
        </w:rPr>
        <w:t>Bảng I</w:t>
      </w:r>
      <w:r w:rsidR="009316FC">
        <w:rPr>
          <w:b/>
        </w:rPr>
        <w:t xml:space="preserve"> </w:t>
      </w:r>
    </w:p>
    <w:tbl>
      <w:tblPr>
        <w:tblStyle w:val="TableGrid"/>
        <w:tblW w:w="9918" w:type="dxa"/>
        <w:tblLook w:val="04A0" w:firstRow="1" w:lastRow="0" w:firstColumn="1" w:lastColumn="0" w:noHBand="0" w:noVBand="1"/>
      </w:tblPr>
      <w:tblGrid>
        <w:gridCol w:w="1838"/>
        <w:gridCol w:w="8080"/>
      </w:tblGrid>
      <w:tr w:rsidR="00790545" w14:paraId="0F140703" w14:textId="77777777" w:rsidTr="00056E78">
        <w:tc>
          <w:tcPr>
            <w:tcW w:w="9918" w:type="dxa"/>
            <w:gridSpan w:val="2"/>
          </w:tcPr>
          <w:p w14:paraId="601913F8" w14:textId="77777777" w:rsidR="00705CC3" w:rsidRPr="009316FC" w:rsidRDefault="00790545" w:rsidP="009316FC">
            <w:pPr>
              <w:spacing w:line="276" w:lineRule="auto"/>
              <w:rPr>
                <w:b/>
              </w:rPr>
            </w:pPr>
            <w:r w:rsidRPr="009316FC">
              <w:rPr>
                <w:b/>
              </w:rPr>
              <w:t>Job tạo, phân quyền user cho hệ thống LOS</w:t>
            </w:r>
          </w:p>
          <w:p w14:paraId="3D1FFC04" w14:textId="77777777" w:rsidR="009316FC" w:rsidRPr="00705CC3" w:rsidRDefault="009316FC" w:rsidP="009316FC">
            <w:pPr>
              <w:spacing w:line="276" w:lineRule="auto"/>
              <w:rPr>
                <w:shd w:val="clear" w:color="auto" w:fill="F8F9FA"/>
              </w:rPr>
            </w:pPr>
            <w:r w:rsidRPr="009316FC">
              <w:t>Áp dụng theo chính sách cấp tài khoản trên hệ thống LOS tại LienVietPosBank</w:t>
            </w:r>
          </w:p>
        </w:tc>
      </w:tr>
      <w:tr w:rsidR="00790545" w14:paraId="33794CCD" w14:textId="77777777" w:rsidTr="00056E78">
        <w:tc>
          <w:tcPr>
            <w:tcW w:w="9918" w:type="dxa"/>
            <w:gridSpan w:val="2"/>
          </w:tcPr>
          <w:p w14:paraId="0E5DC49A" w14:textId="77777777" w:rsidR="00790545" w:rsidRDefault="00790545" w:rsidP="00790545">
            <w:commentRangeStart w:id="24"/>
            <w:r>
              <w:t>Hệ thống xử</w:t>
            </w:r>
            <w:r w:rsidR="00236283">
              <w:t xml:space="preserve"> lý : Job </w:t>
            </w:r>
            <w:r>
              <w:t>tạo và phân quyền cho user cho hệ thố</w:t>
            </w:r>
            <w:r w:rsidR="00236283">
              <w:t xml:space="preserve">ng LOS </w:t>
            </w:r>
            <w:r>
              <w:t>chạy tự động bắt đầu từ 00h và sau 30 phút chạy lại một lầ</w:t>
            </w:r>
            <w:r w:rsidR="00236283">
              <w:t>n</w:t>
            </w:r>
            <w:commentRangeEnd w:id="24"/>
            <w:r w:rsidR="00130D0D">
              <w:rPr>
                <w:rStyle w:val="CommentReference"/>
              </w:rPr>
              <w:commentReference w:id="24"/>
            </w:r>
          </w:p>
          <w:p w14:paraId="3E4BF880" w14:textId="77777777" w:rsidR="00790545" w:rsidRDefault="00790545" w:rsidP="00790545">
            <w:r>
              <w:t>- Từ các thông của nhân viên được đồng bộ từ</w:t>
            </w:r>
            <w:r w:rsidR="00C53DAE">
              <w:t xml:space="preserve"> PS sang Lim</w:t>
            </w:r>
            <w:r>
              <w:t xml:space="preserve">, job </w:t>
            </w:r>
            <w:r w:rsidR="00236283">
              <w:t xml:space="preserve">sẽ xác định và tiến hành </w:t>
            </w:r>
            <w:r w:rsidRPr="00236283">
              <w:rPr>
                <w:b/>
                <w:i/>
              </w:rPr>
              <w:t xml:space="preserve">tạo </w:t>
            </w:r>
            <w:commentRangeStart w:id="25"/>
            <w:r w:rsidR="00C53DAE">
              <w:rPr>
                <w:b/>
                <w:i/>
              </w:rPr>
              <w:t>or</w:t>
            </w:r>
            <w:commentRangeEnd w:id="25"/>
            <w:r w:rsidR="00403D93">
              <w:rPr>
                <w:rStyle w:val="CommentReference"/>
              </w:rPr>
              <w:commentReference w:id="25"/>
            </w:r>
            <w:r w:rsidR="00236283" w:rsidRPr="00236283">
              <w:rPr>
                <w:b/>
                <w:i/>
              </w:rPr>
              <w:t xml:space="preserve"> cập nhậ</w:t>
            </w:r>
            <w:r w:rsidR="00C53DAE">
              <w:rPr>
                <w:b/>
                <w:i/>
              </w:rPr>
              <w:t xml:space="preserve">t or đóng or </w:t>
            </w:r>
            <w:r w:rsidR="00236283" w:rsidRPr="00236283">
              <w:rPr>
                <w:b/>
                <w:i/>
              </w:rPr>
              <w:t xml:space="preserve">mở lại </w:t>
            </w:r>
            <w:r>
              <w:t>tài khoả</w:t>
            </w:r>
            <w:r w:rsidR="00236283">
              <w:t xml:space="preserve">n, </w:t>
            </w:r>
            <w:r>
              <w:t>quyền</w:t>
            </w:r>
            <w:r w:rsidR="00236283">
              <w:t xml:space="preserve"> của user</w:t>
            </w:r>
            <w:r>
              <w:t xml:space="preserve"> trên </w:t>
            </w:r>
            <w:r w:rsidR="00236283">
              <w:t>hệ thống LOS</w:t>
            </w:r>
            <w:r>
              <w:t xml:space="preserve"> dựa vào </w:t>
            </w:r>
            <w:r w:rsidR="00236283">
              <w:t xml:space="preserve">các </w:t>
            </w:r>
            <w:r>
              <w:t>mối quan hệ giữa thông tin nhân viên; thông vị trí; thông tin ma</w:t>
            </w:r>
            <w:r w:rsidR="00236283">
              <w:t xml:space="preserve">pping giữa jobcode và </w:t>
            </w:r>
            <w:r w:rsidR="00947D90">
              <w:t>role</w:t>
            </w:r>
            <w:r>
              <w:t>; thông tin role củ</w:t>
            </w:r>
            <w:r w:rsidR="00236283">
              <w:t xml:space="preserve">a LOS. </w:t>
            </w:r>
          </w:p>
          <w:p w14:paraId="038914F4" w14:textId="77777777" w:rsidR="00236283" w:rsidRDefault="00236283" w:rsidP="00790545">
            <w:r>
              <w:t xml:space="preserve">- Job xác định việc </w:t>
            </w:r>
            <w:r w:rsidRPr="007E2CE5">
              <w:rPr>
                <w:b/>
              </w:rPr>
              <w:t>tạo mớ</w:t>
            </w:r>
            <w:r w:rsidR="007E2CE5">
              <w:rPr>
                <w:b/>
              </w:rPr>
              <w:t>i or</w:t>
            </w:r>
            <w:r w:rsidRPr="007E2CE5">
              <w:rPr>
                <w:b/>
              </w:rPr>
              <w:t xml:space="preserve"> cập nhậ</w:t>
            </w:r>
            <w:r w:rsidR="007E2CE5">
              <w:rPr>
                <w:b/>
              </w:rPr>
              <w:t>t or</w:t>
            </w:r>
            <w:r w:rsidR="007E2CE5" w:rsidRPr="007E2CE5">
              <w:rPr>
                <w:b/>
              </w:rPr>
              <w:t xml:space="preserve"> </w:t>
            </w:r>
            <w:r w:rsidRPr="007E2CE5">
              <w:rPr>
                <w:b/>
              </w:rPr>
              <w:t>đóng</w:t>
            </w:r>
            <w:r w:rsidR="007E2CE5" w:rsidRPr="007E2CE5">
              <w:rPr>
                <w:b/>
              </w:rPr>
              <w:t xml:space="preserve"> </w:t>
            </w:r>
            <w:r w:rsidR="007E2CE5">
              <w:rPr>
                <w:b/>
              </w:rPr>
              <w:t xml:space="preserve">or </w:t>
            </w:r>
            <w:r w:rsidRPr="007E2CE5">
              <w:rPr>
                <w:b/>
              </w:rPr>
              <w:t>mở lại</w:t>
            </w:r>
            <w:r>
              <w:t xml:space="preserve"> tài khoản trên LOS với các trường hợp sau:</w:t>
            </w:r>
          </w:p>
          <w:p w14:paraId="3CF58EEF" w14:textId="77777777" w:rsidR="00790545" w:rsidRDefault="00790545" w:rsidP="003563C5"/>
        </w:tc>
      </w:tr>
      <w:tr w:rsidR="00056E78" w14:paraId="7E5C014D" w14:textId="77777777" w:rsidTr="00056E78">
        <w:tc>
          <w:tcPr>
            <w:tcW w:w="1838" w:type="dxa"/>
          </w:tcPr>
          <w:p w14:paraId="4F84367A" w14:textId="77777777" w:rsidR="00056E78" w:rsidRPr="00056E78" w:rsidRDefault="00056E78" w:rsidP="00056E78">
            <w:r w:rsidRPr="00056E78">
              <w:rPr>
                <w:b/>
              </w:rPr>
              <w:t>TH1:</w:t>
            </w:r>
            <w:r w:rsidRPr="00056E78">
              <w:t xml:space="preserve"> User chưa có tài khoản trên LOS</w:t>
            </w:r>
          </w:p>
          <w:p w14:paraId="1E2AD6A4" w14:textId="77777777" w:rsidR="00056E78" w:rsidRPr="00056E78" w:rsidRDefault="00056E78" w:rsidP="003563C5"/>
        </w:tc>
        <w:tc>
          <w:tcPr>
            <w:tcW w:w="8080" w:type="dxa"/>
          </w:tcPr>
          <w:p w14:paraId="6C790FC4" w14:textId="56CA7A83" w:rsidR="00056E78" w:rsidRPr="00C5085A" w:rsidRDefault="00056E78" w:rsidP="00056E78">
            <w:pPr>
              <w:rPr>
                <w:i/>
              </w:rPr>
            </w:pPr>
            <w:r w:rsidRPr="00C5085A">
              <w:rPr>
                <w:b/>
                <w:i/>
              </w:rPr>
              <w:t xml:space="preserve">+ </w:t>
            </w:r>
            <w:r w:rsidRPr="00C5085A">
              <w:rPr>
                <w:i/>
              </w:rPr>
              <w:t xml:space="preserve">Job </w:t>
            </w:r>
            <w:ins w:id="26" w:author="Nguyen Thanh Son" w:date="2022-10-27T13:26:00Z">
              <w:r w:rsidR="00FB6C39">
                <w:rPr>
                  <w:i/>
                </w:rPr>
                <w:t xml:space="preserve">gọi sang hệ thống LOS để </w:t>
              </w:r>
            </w:ins>
            <w:r w:rsidRPr="00C5085A">
              <w:rPr>
                <w:i/>
              </w:rPr>
              <w:t xml:space="preserve">tạo mới tài khoản và quyền cho user trên LOS thông qua mối quan hệ giữa các thông tin nhân viên, </w:t>
            </w:r>
            <w:r w:rsidR="007A582E">
              <w:rPr>
                <w:i/>
              </w:rPr>
              <w:t xml:space="preserve">thông tin </w:t>
            </w:r>
            <w:r w:rsidRPr="00C5085A">
              <w:rPr>
                <w:i/>
              </w:rPr>
              <w:t xml:space="preserve">vị trí, </w:t>
            </w:r>
            <w:r w:rsidR="007A582E">
              <w:rPr>
                <w:i/>
              </w:rPr>
              <w:t xml:space="preserve">thông tin </w:t>
            </w:r>
            <w:r w:rsidRPr="00C5085A">
              <w:rPr>
                <w:i/>
              </w:rPr>
              <w:t xml:space="preserve">quyền của ứng dụng Los, </w:t>
            </w:r>
            <w:r w:rsidR="007A582E">
              <w:rPr>
                <w:i/>
              </w:rPr>
              <w:t xml:space="preserve">thông tin </w:t>
            </w:r>
            <w:r w:rsidRPr="00C5085A">
              <w:rPr>
                <w:i/>
              </w:rPr>
              <w:t xml:space="preserve">mapping giữa vị </w:t>
            </w:r>
            <w:r w:rsidR="007A582E">
              <w:rPr>
                <w:i/>
              </w:rPr>
              <w:t xml:space="preserve">trí </w:t>
            </w:r>
            <w:r w:rsidRPr="00C5085A">
              <w:rPr>
                <w:i/>
              </w:rPr>
              <w:t xml:space="preserve">và quyền ứng dụng </w:t>
            </w:r>
            <w:r w:rsidR="007A582E">
              <w:rPr>
                <w:i/>
              </w:rPr>
              <w:t xml:space="preserve">của </w:t>
            </w:r>
            <w:r w:rsidRPr="00C5085A">
              <w:rPr>
                <w:i/>
              </w:rPr>
              <w:t xml:space="preserve">Los sau đó lưu lại vào các bảng </w:t>
            </w:r>
            <w:r w:rsidR="002766DB">
              <w:rPr>
                <w:i/>
              </w:rPr>
              <w:t xml:space="preserve">tương ứng </w:t>
            </w:r>
            <w:r w:rsidRPr="00C5085A">
              <w:rPr>
                <w:i/>
              </w:rPr>
              <w:t>trong database LIM</w:t>
            </w:r>
          </w:p>
          <w:p w14:paraId="7B5EC943" w14:textId="77777777" w:rsidR="00056E78" w:rsidRDefault="00056E78" w:rsidP="003563C5"/>
        </w:tc>
      </w:tr>
      <w:tr w:rsidR="00056E78" w14:paraId="443AD509" w14:textId="77777777" w:rsidTr="00056E78">
        <w:tc>
          <w:tcPr>
            <w:tcW w:w="1838" w:type="dxa"/>
          </w:tcPr>
          <w:p w14:paraId="2AAAF1D1" w14:textId="77777777" w:rsidR="00056E78" w:rsidRPr="00056E78" w:rsidRDefault="00056E78" w:rsidP="00056E78">
            <w:r w:rsidRPr="00056E78">
              <w:rPr>
                <w:b/>
              </w:rPr>
              <w:lastRenderedPageBreak/>
              <w:t>TH2:</w:t>
            </w:r>
            <w:r w:rsidRPr="00056E78">
              <w:t xml:space="preserve"> User đã có tài khoản trên LOS</w:t>
            </w:r>
          </w:p>
          <w:p w14:paraId="7B0BA8BA" w14:textId="77777777" w:rsidR="00056E78" w:rsidRPr="00056E78" w:rsidRDefault="00056E78" w:rsidP="003563C5"/>
        </w:tc>
        <w:tc>
          <w:tcPr>
            <w:tcW w:w="8080" w:type="dxa"/>
          </w:tcPr>
          <w:p w14:paraId="0954E48E" w14:textId="43C0F2C6" w:rsidR="00056E78" w:rsidRPr="00044F3F" w:rsidRDefault="00056E78" w:rsidP="00056E78">
            <w:pPr>
              <w:rPr>
                <w:b/>
              </w:rPr>
            </w:pPr>
            <w:r w:rsidRPr="00044F3F">
              <w:rPr>
                <w:b/>
              </w:rPr>
              <w:t xml:space="preserve">TH2.1: User được </w:t>
            </w:r>
            <w:ins w:id="27" w:author="Nguyen Thanh Son" w:date="2022-10-27T13:27:00Z">
              <w:r w:rsidR="00FB6C39">
                <w:rPr>
                  <w:b/>
                </w:rPr>
                <w:t xml:space="preserve">điều động, </w:t>
              </w:r>
            </w:ins>
            <w:r w:rsidRPr="00044F3F">
              <w:rPr>
                <w:b/>
              </w:rPr>
              <w:t>luân chuyển, biệt phái sang vị trí mới</w:t>
            </w:r>
          </w:p>
          <w:p w14:paraId="18D0CE2A" w14:textId="283D2060" w:rsidR="00056E78" w:rsidRDefault="00056E78" w:rsidP="00056E78">
            <w:pPr>
              <w:rPr>
                <w:i/>
              </w:rPr>
            </w:pPr>
            <w:r w:rsidRPr="00C5085A">
              <w:rPr>
                <w:b/>
                <w:i/>
              </w:rPr>
              <w:t xml:space="preserve">+ </w:t>
            </w:r>
            <w:r w:rsidRPr="00C5085A">
              <w:rPr>
                <w:i/>
              </w:rPr>
              <w:t>J</w:t>
            </w:r>
            <w:r>
              <w:rPr>
                <w:i/>
              </w:rPr>
              <w:t xml:space="preserve">ob </w:t>
            </w:r>
            <w:ins w:id="28" w:author="Nguyen Thanh Son" w:date="2022-10-27T13:26:00Z">
              <w:r w:rsidR="00FB6C39">
                <w:rPr>
                  <w:i/>
                </w:rPr>
                <w:t>gọi sang hệ thống LOS để</w:t>
              </w:r>
              <w:r w:rsidR="00FB6C39">
                <w:rPr>
                  <w:i/>
                </w:rPr>
                <w:t xml:space="preserve"> </w:t>
              </w:r>
            </w:ins>
            <w:r>
              <w:rPr>
                <w:i/>
              </w:rPr>
              <w:t xml:space="preserve">cập nhật </w:t>
            </w:r>
            <w:r w:rsidRPr="00C5085A">
              <w:rPr>
                <w:i/>
              </w:rPr>
              <w:t xml:space="preserve">tài khoản và quyền cho user trên LOS thông qua mối quan hệ giữa các thông tin nhân viên, vị trí, quyền của ứng dụng Los, mapping giữa vị và quyền ứng dụng Los sau đó lưu lại vào các bảng </w:t>
            </w:r>
            <w:r w:rsidR="00E327BB">
              <w:rPr>
                <w:i/>
              </w:rPr>
              <w:t xml:space="preserve">tương ứng </w:t>
            </w:r>
            <w:r w:rsidRPr="00C5085A">
              <w:rPr>
                <w:i/>
              </w:rPr>
              <w:t>trong database LIM</w:t>
            </w:r>
            <w:r>
              <w:rPr>
                <w:i/>
              </w:rPr>
              <w:t xml:space="preserve"> (</w:t>
            </w:r>
            <w:r w:rsidRPr="00F15314">
              <w:rPr>
                <w:i/>
                <w:color w:val="0070C0"/>
              </w:rPr>
              <w:t xml:space="preserve">đối với trường hợp này job sẽ </w:t>
            </w:r>
            <w:ins w:id="29" w:author="Nguyen Thanh Son" w:date="2022-10-27T13:27:00Z">
              <w:r w:rsidR="0089104F">
                <w:rPr>
                  <w:i/>
                  <w:color w:val="0070C0"/>
                </w:rPr>
                <w:t xml:space="preserve">gỡ bỏ các role cũ và </w:t>
              </w:r>
            </w:ins>
            <w:r w:rsidRPr="00F15314">
              <w:rPr>
                <w:i/>
                <w:color w:val="0070C0"/>
              </w:rPr>
              <w:t xml:space="preserve">cập nhật role </w:t>
            </w:r>
            <w:ins w:id="30" w:author="Nguyen Thanh Son" w:date="2022-10-27T13:27:00Z">
              <w:r w:rsidR="0089104F">
                <w:rPr>
                  <w:i/>
                  <w:color w:val="0070C0"/>
                </w:rPr>
                <w:t xml:space="preserve">mới </w:t>
              </w:r>
            </w:ins>
            <w:r w:rsidRPr="00F15314">
              <w:rPr>
                <w:i/>
                <w:color w:val="0070C0"/>
              </w:rPr>
              <w:t xml:space="preserve">của user lấy theo vị trí được </w:t>
            </w:r>
            <w:ins w:id="31" w:author="Nguyen Thanh Son" w:date="2022-10-27T13:27:00Z">
              <w:r w:rsidR="00641937">
                <w:rPr>
                  <w:i/>
                  <w:color w:val="0070C0"/>
                </w:rPr>
                <w:t xml:space="preserve">điều động, </w:t>
              </w:r>
            </w:ins>
            <w:r w:rsidRPr="00F15314">
              <w:rPr>
                <w:i/>
                <w:color w:val="0070C0"/>
              </w:rPr>
              <w:t xml:space="preserve">luân chuyển hay </w:t>
            </w:r>
            <w:del w:id="32" w:author="Nguyen Thanh Son" w:date="2022-10-27T13:29:00Z">
              <w:r w:rsidRPr="00F15314" w:rsidDel="002B0429">
                <w:rPr>
                  <w:i/>
                  <w:color w:val="0070C0"/>
                </w:rPr>
                <w:delText xml:space="preserve">phiệt </w:delText>
              </w:r>
            </w:del>
            <w:ins w:id="33" w:author="Nguyen Thanh Son" w:date="2022-10-27T13:29:00Z">
              <w:r w:rsidR="002B0429">
                <w:rPr>
                  <w:i/>
                  <w:color w:val="0070C0"/>
                </w:rPr>
                <w:t>b</w:t>
              </w:r>
              <w:r w:rsidR="002B0429" w:rsidRPr="00F15314">
                <w:rPr>
                  <w:i/>
                  <w:color w:val="0070C0"/>
                </w:rPr>
                <w:t xml:space="preserve">iệt </w:t>
              </w:r>
            </w:ins>
            <w:r w:rsidRPr="00F15314">
              <w:rPr>
                <w:i/>
                <w:color w:val="0070C0"/>
              </w:rPr>
              <w:t>phái</w:t>
            </w:r>
            <w:r>
              <w:rPr>
                <w:i/>
              </w:rPr>
              <w:t>)</w:t>
            </w:r>
          </w:p>
          <w:p w14:paraId="1D81EC0A" w14:textId="77777777" w:rsidR="00056E78" w:rsidRDefault="00056E78" w:rsidP="00056E78"/>
          <w:p w14:paraId="1C48F9C0" w14:textId="77777777" w:rsidR="00056E78" w:rsidRPr="00044F3F" w:rsidRDefault="00056E78" w:rsidP="00056E78">
            <w:pPr>
              <w:rPr>
                <w:b/>
              </w:rPr>
            </w:pPr>
            <w:r w:rsidRPr="00044F3F">
              <w:rPr>
                <w:b/>
              </w:rPr>
              <w:t>TH2.2: User được luân chuyển, biệt phái sang vị trí mới(có thời hạn)</w:t>
            </w:r>
          </w:p>
          <w:p w14:paraId="36A2047B" w14:textId="259F3FE6" w:rsidR="00056E78" w:rsidRDefault="00056E78" w:rsidP="00056E78">
            <w:pPr>
              <w:rPr>
                <w:i/>
              </w:rPr>
            </w:pPr>
            <w:r w:rsidRPr="00C5085A">
              <w:rPr>
                <w:b/>
                <w:i/>
              </w:rPr>
              <w:t xml:space="preserve">+ </w:t>
            </w:r>
            <w:r w:rsidRPr="00C5085A">
              <w:rPr>
                <w:i/>
              </w:rPr>
              <w:t>J</w:t>
            </w:r>
            <w:r>
              <w:rPr>
                <w:i/>
              </w:rPr>
              <w:t xml:space="preserve">ob </w:t>
            </w:r>
            <w:ins w:id="34" w:author="Nguyen Thanh Son" w:date="2022-10-27T13:27:00Z">
              <w:r w:rsidR="00DC6AB1">
                <w:rPr>
                  <w:i/>
                </w:rPr>
                <w:t>gọi sang hệ thống LOS để</w:t>
              </w:r>
              <w:r w:rsidR="00DC6AB1">
                <w:rPr>
                  <w:i/>
                </w:rPr>
                <w:t xml:space="preserve"> </w:t>
              </w:r>
            </w:ins>
            <w:r>
              <w:rPr>
                <w:i/>
              </w:rPr>
              <w:t xml:space="preserve">cập nhật </w:t>
            </w:r>
            <w:r w:rsidRPr="00C5085A">
              <w:rPr>
                <w:i/>
              </w:rPr>
              <w:t>tài khoản và quyền cho user trên LOS thông qua mối quan hệ giữa các thông tin nhân viên, vị trí, quyền của ứng dụng Los, mapping giữa vị và quyền ứng dụng Los sau đó lưu lại vào các bảng trong database LIM</w:t>
            </w:r>
            <w:r>
              <w:rPr>
                <w:i/>
              </w:rPr>
              <w:t xml:space="preserve"> (</w:t>
            </w:r>
            <w:r w:rsidRPr="00F15314">
              <w:rPr>
                <w:i/>
                <w:color w:val="0070C0"/>
              </w:rPr>
              <w:t xml:space="preserve">đối với trường hợp này job sẽ </w:t>
            </w:r>
            <w:ins w:id="35" w:author="Nguyen Thanh Son" w:date="2022-10-27T13:28:00Z">
              <w:r w:rsidR="00F734E1">
                <w:rPr>
                  <w:i/>
                  <w:color w:val="0070C0"/>
                </w:rPr>
                <w:t xml:space="preserve">gỡ bỏ role cũ và </w:t>
              </w:r>
            </w:ins>
            <w:r w:rsidRPr="00F15314">
              <w:rPr>
                <w:i/>
                <w:color w:val="0070C0"/>
              </w:rPr>
              <w:t xml:space="preserve">cập nhật role </w:t>
            </w:r>
            <w:ins w:id="36" w:author="Nguyen Thanh Son" w:date="2022-10-27T13:28:00Z">
              <w:r w:rsidR="00F734E1">
                <w:rPr>
                  <w:i/>
                  <w:color w:val="0070C0"/>
                </w:rPr>
                <w:t xml:space="preserve">mới </w:t>
              </w:r>
            </w:ins>
            <w:r w:rsidRPr="00F15314">
              <w:rPr>
                <w:i/>
                <w:color w:val="0070C0"/>
              </w:rPr>
              <w:t xml:space="preserve">của user lấy theo vị trí được luân chuyển hay </w:t>
            </w:r>
            <w:del w:id="37" w:author="Nguyen Thanh Son" w:date="2022-10-27T13:29:00Z">
              <w:r w:rsidRPr="00F15314" w:rsidDel="002B0429">
                <w:rPr>
                  <w:i/>
                  <w:color w:val="0070C0"/>
                </w:rPr>
                <w:delText xml:space="preserve">phiệt </w:delText>
              </w:r>
            </w:del>
            <w:ins w:id="38" w:author="Nguyen Thanh Son" w:date="2022-10-27T13:29:00Z">
              <w:r w:rsidR="002B0429">
                <w:rPr>
                  <w:i/>
                  <w:color w:val="0070C0"/>
                </w:rPr>
                <w:t>b</w:t>
              </w:r>
              <w:r w:rsidR="002B0429" w:rsidRPr="00F15314">
                <w:rPr>
                  <w:i/>
                  <w:color w:val="0070C0"/>
                </w:rPr>
                <w:t xml:space="preserve">iệt </w:t>
              </w:r>
            </w:ins>
            <w:r w:rsidRPr="00F15314">
              <w:rPr>
                <w:i/>
                <w:color w:val="0070C0"/>
              </w:rPr>
              <w:t>phái</w:t>
            </w:r>
            <w:del w:id="39" w:author="Nguyen Thanh Son" w:date="2022-10-27T13:29:00Z">
              <w:r w:rsidRPr="00F15314" w:rsidDel="00C21BF4">
                <w:rPr>
                  <w:i/>
                  <w:color w:val="0070C0"/>
                </w:rPr>
                <w:delText xml:space="preserve"> và thời hạn luân chuyển hay biệt phái </w:delText>
              </w:r>
            </w:del>
            <w:ins w:id="40" w:author="Nguyen Thanh Son" w:date="2022-10-27T13:29:00Z">
              <w:r w:rsidR="00C21BF4">
                <w:rPr>
                  <w:i/>
                  <w:color w:val="0070C0"/>
                </w:rPr>
                <w:t xml:space="preserve">; </w:t>
              </w:r>
            </w:ins>
            <w:commentRangeStart w:id="41"/>
            <w:r w:rsidRPr="00F15314">
              <w:rPr>
                <w:i/>
                <w:color w:val="0070C0"/>
              </w:rPr>
              <w:t>sau khi hết thời hạn luân chuyển hay biệt phái thì cập nhật lại role về vị trí chính</w:t>
            </w:r>
            <w:commentRangeEnd w:id="41"/>
            <w:r w:rsidR="00392CB7">
              <w:rPr>
                <w:rStyle w:val="CommentReference"/>
              </w:rPr>
              <w:commentReference w:id="41"/>
            </w:r>
            <w:r>
              <w:rPr>
                <w:i/>
              </w:rPr>
              <w:t>)</w:t>
            </w:r>
          </w:p>
          <w:p w14:paraId="0092B256" w14:textId="77777777" w:rsidR="00056E78" w:rsidRDefault="00056E78" w:rsidP="00056E78"/>
          <w:p w14:paraId="16D043F1" w14:textId="77777777" w:rsidR="00056E78" w:rsidRPr="00044F3F" w:rsidRDefault="00056E78" w:rsidP="00056E78">
            <w:pPr>
              <w:rPr>
                <w:b/>
              </w:rPr>
            </w:pPr>
            <w:r w:rsidRPr="00044F3F">
              <w:rPr>
                <w:b/>
              </w:rPr>
              <w:t xml:space="preserve">TH2.3: User được kiêm nhiệm thêm vị trí khác </w:t>
            </w:r>
          </w:p>
          <w:p w14:paraId="4ECB3EF5" w14:textId="4C53C1F2" w:rsidR="00056E78" w:rsidRDefault="00056E78" w:rsidP="00056E78">
            <w:pPr>
              <w:rPr>
                <w:i/>
              </w:rPr>
            </w:pPr>
            <w:r w:rsidRPr="00C5085A">
              <w:rPr>
                <w:b/>
                <w:i/>
              </w:rPr>
              <w:t xml:space="preserve">+ </w:t>
            </w:r>
            <w:r w:rsidRPr="00C5085A">
              <w:rPr>
                <w:i/>
              </w:rPr>
              <w:t>J</w:t>
            </w:r>
            <w:r>
              <w:rPr>
                <w:i/>
              </w:rPr>
              <w:t xml:space="preserve">ob </w:t>
            </w:r>
            <w:ins w:id="42" w:author="Nguyen Thanh Son" w:date="2022-10-27T13:30:00Z">
              <w:r w:rsidR="00F64862">
                <w:rPr>
                  <w:i/>
                </w:rPr>
                <w:t>gọi sang hệ thống LOS</w:t>
              </w:r>
              <w:r w:rsidR="00F64862">
                <w:rPr>
                  <w:i/>
                </w:rPr>
                <w:t xml:space="preserve"> để </w:t>
              </w:r>
            </w:ins>
            <w:r>
              <w:rPr>
                <w:i/>
              </w:rPr>
              <w:t xml:space="preserve">cập nhật </w:t>
            </w:r>
            <w:r w:rsidRPr="00C5085A">
              <w:rPr>
                <w:i/>
              </w:rPr>
              <w:t>tài khoản và quyền cho user trên LOS thông qua mối quan hệ giữa các thông tin nhân viên, vị trí, quyền của ứng dụng Los, mapping giữa vị và quyền ứng dụng Los sau đó lưu lại vào các bảng trong database LIM</w:t>
            </w:r>
            <w:r>
              <w:rPr>
                <w:i/>
              </w:rPr>
              <w:t xml:space="preserve"> (</w:t>
            </w:r>
            <w:r w:rsidRPr="00411BFF">
              <w:rPr>
                <w:i/>
                <w:color w:val="0070C0"/>
              </w:rPr>
              <w:t>đối với trường hợp này job sẽ cập nhật role của user lấy theo phép hợp của vị</w:t>
            </w:r>
            <w:r w:rsidR="00411BFF">
              <w:rPr>
                <w:i/>
                <w:color w:val="0070C0"/>
              </w:rPr>
              <w:t xml:space="preserve"> trí chính và </w:t>
            </w:r>
            <w:r w:rsidRPr="00411BFF">
              <w:rPr>
                <w:i/>
                <w:color w:val="0070C0"/>
              </w:rPr>
              <w:t xml:space="preserve"> vị trí kiêm nghiệ</w:t>
            </w:r>
            <w:r w:rsidR="00411BFF">
              <w:rPr>
                <w:i/>
                <w:color w:val="0070C0"/>
              </w:rPr>
              <w:t xml:space="preserve">m 1 và </w:t>
            </w:r>
            <w:r w:rsidRPr="00411BFF">
              <w:rPr>
                <w:i/>
                <w:color w:val="0070C0"/>
              </w:rPr>
              <w:t xml:space="preserve">vị trí kiểm nghiệm 2… </w:t>
            </w:r>
            <w:r w:rsidR="00411BFF">
              <w:rPr>
                <w:i/>
                <w:color w:val="0070C0"/>
              </w:rPr>
              <w:t>theo</w:t>
            </w:r>
            <w:r w:rsidRPr="00411BFF">
              <w:rPr>
                <w:i/>
                <w:color w:val="0070C0"/>
              </w:rPr>
              <w:t xml:space="preserve"> thời hạn kiêm nghiệm</w:t>
            </w:r>
            <w:ins w:id="43" w:author="Nguyen Thanh Son" w:date="2022-10-27T13:31:00Z">
              <w:r w:rsidR="0026105D">
                <w:rPr>
                  <w:i/>
                  <w:color w:val="0070C0"/>
                </w:rPr>
                <w:t>;</w:t>
              </w:r>
            </w:ins>
            <w:r w:rsidRPr="00411BFF">
              <w:rPr>
                <w:i/>
                <w:color w:val="0070C0"/>
              </w:rPr>
              <w:t xml:space="preserve"> </w:t>
            </w:r>
            <w:commentRangeStart w:id="44"/>
            <w:r w:rsidRPr="00411BFF">
              <w:rPr>
                <w:i/>
                <w:color w:val="0070C0"/>
              </w:rPr>
              <w:t>sau khi hết thời hạn kiêm nghiệm thì cập nhật lại role về vị trí chính</w:t>
            </w:r>
            <w:commentRangeEnd w:id="44"/>
            <w:r w:rsidR="0026105D">
              <w:rPr>
                <w:rStyle w:val="CommentReference"/>
              </w:rPr>
              <w:commentReference w:id="44"/>
            </w:r>
            <w:r>
              <w:rPr>
                <w:i/>
              </w:rPr>
              <w:t>)</w:t>
            </w:r>
          </w:p>
          <w:p w14:paraId="663B0A24" w14:textId="77777777" w:rsidR="00056E78" w:rsidRDefault="00056E78" w:rsidP="00056E78">
            <w:pPr>
              <w:rPr>
                <w:i/>
              </w:rPr>
            </w:pPr>
            <w:r>
              <w:rPr>
                <w:i/>
              </w:rPr>
              <w:t xml:space="preserve">Ví dụ: </w:t>
            </w:r>
          </w:p>
          <w:p w14:paraId="0200F407" w14:textId="77777777" w:rsidR="00056E78" w:rsidRDefault="00056E78" w:rsidP="00056E78">
            <w:pPr>
              <w:rPr>
                <w:i/>
              </w:rPr>
            </w:pPr>
            <w:r>
              <w:rPr>
                <w:i/>
              </w:rPr>
              <w:t>Nhân viên A: có vị trí  chính là CN00100 (chứa các role : role1; role 2; role 3; role 4)</w:t>
            </w:r>
          </w:p>
          <w:p w14:paraId="799E6810" w14:textId="77777777" w:rsidR="00056E78" w:rsidRDefault="00056E78" w:rsidP="00056E78">
            <w:pPr>
              <w:rPr>
                <w:i/>
              </w:rPr>
            </w:pPr>
            <w:r>
              <w:t xml:space="preserve">                      Vị trí kiếm nhiệm là  </w:t>
            </w:r>
            <w:r>
              <w:rPr>
                <w:i/>
              </w:rPr>
              <w:t>CN00200 (chứa các role : role1; role 2; role 5; role 6)</w:t>
            </w:r>
          </w:p>
          <w:p w14:paraId="4D0B1E82" w14:textId="77777777" w:rsidR="00056E78" w:rsidRPr="00F15314" w:rsidRDefault="00056E78" w:rsidP="00056E78">
            <w:pPr>
              <w:pStyle w:val="ListParagraph"/>
              <w:numPr>
                <w:ilvl w:val="0"/>
                <w:numId w:val="12"/>
              </w:numPr>
              <w:rPr>
                <w:i/>
              </w:rPr>
            </w:pPr>
            <w:r>
              <w:rPr>
                <w:i/>
              </w:rPr>
              <w:t>Job sẽ cập nhật role củ</w:t>
            </w:r>
            <w:r w:rsidR="00411BFF">
              <w:rPr>
                <w:i/>
              </w:rPr>
              <w:t>a nhân viên A= CN0010</w:t>
            </w:r>
            <w:r w:rsidR="00411BFF" w:rsidRPr="00411BFF">
              <w:rPr>
                <w:b/>
                <w:i/>
              </w:rPr>
              <w:t xml:space="preserve"> </w:t>
            </w:r>
            <w:r w:rsidR="00411BFF" w:rsidRPr="00411BFF">
              <w:rPr>
                <w:b/>
              </w:rPr>
              <w:t>U</w:t>
            </w:r>
            <w:r w:rsidR="00411BFF">
              <w:rPr>
                <w:i/>
              </w:rPr>
              <w:t xml:space="preserve"> CN00200 </w:t>
            </w:r>
            <w:r w:rsidR="00F835EE">
              <w:rPr>
                <w:i/>
              </w:rPr>
              <w:t>=</w:t>
            </w:r>
            <w:r w:rsidR="00411BFF">
              <w:rPr>
                <w:i/>
              </w:rPr>
              <w:t xml:space="preserve"> </w:t>
            </w:r>
            <w:r>
              <w:rPr>
                <w:i/>
              </w:rPr>
              <w:t>(role1; role 2; role 3; role 4; role 5; role 6)</w:t>
            </w:r>
          </w:p>
          <w:p w14:paraId="3E9E32F9" w14:textId="77777777" w:rsidR="00056E78" w:rsidRPr="002404F0" w:rsidRDefault="00056E78" w:rsidP="00056E78"/>
          <w:p w14:paraId="56165AD0" w14:textId="77777777" w:rsidR="00056E78" w:rsidRPr="00044F3F" w:rsidRDefault="00056E78" w:rsidP="00056E78">
            <w:pPr>
              <w:rPr>
                <w:b/>
              </w:rPr>
            </w:pPr>
            <w:commentRangeStart w:id="45"/>
            <w:r w:rsidRPr="00044F3F">
              <w:rPr>
                <w:b/>
              </w:rPr>
              <w:t>TH2.4: User nghỉ việc (Đã có trên LIM)</w:t>
            </w:r>
            <w:commentRangeEnd w:id="45"/>
            <w:r w:rsidR="002E2D2D">
              <w:rPr>
                <w:rStyle w:val="CommentReference"/>
              </w:rPr>
              <w:commentReference w:id="45"/>
            </w:r>
          </w:p>
          <w:p w14:paraId="32A6CE08" w14:textId="77777777" w:rsidR="00056E78" w:rsidRDefault="00056E78" w:rsidP="003563C5"/>
        </w:tc>
      </w:tr>
      <w:tr w:rsidR="00056E78" w14:paraId="180418EA" w14:textId="77777777" w:rsidTr="00056E78">
        <w:tc>
          <w:tcPr>
            <w:tcW w:w="1838" w:type="dxa"/>
          </w:tcPr>
          <w:p w14:paraId="200B82BA" w14:textId="77777777" w:rsidR="00056E78" w:rsidRPr="00056E78" w:rsidRDefault="00056E78" w:rsidP="00056E78">
            <w:r w:rsidRPr="00056E78">
              <w:rPr>
                <w:b/>
              </w:rPr>
              <w:t>TH3:</w:t>
            </w:r>
            <w:r w:rsidRPr="00056E78">
              <w:t xml:space="preserve"> User đã có tài khoản trên LOS nhưng trạng thái tài khoản đang close (do nhân viên nghỉ việc)</w:t>
            </w:r>
          </w:p>
          <w:p w14:paraId="74A2E5D8" w14:textId="77777777" w:rsidR="00056E78" w:rsidRPr="00056E78" w:rsidRDefault="00056E78" w:rsidP="003563C5"/>
        </w:tc>
        <w:tc>
          <w:tcPr>
            <w:tcW w:w="8080" w:type="dxa"/>
          </w:tcPr>
          <w:p w14:paraId="28588C3A" w14:textId="77777777" w:rsidR="00056E78" w:rsidRPr="00044F3F" w:rsidRDefault="00056E78" w:rsidP="00056E78">
            <w:pPr>
              <w:rPr>
                <w:b/>
              </w:rPr>
            </w:pPr>
            <w:r w:rsidRPr="00044F3F">
              <w:rPr>
                <w:b/>
              </w:rPr>
              <w:t>TH3.1: User xin đi làm lại , làm ở vị trí trước đó</w:t>
            </w:r>
          </w:p>
          <w:p w14:paraId="6808512E" w14:textId="7C004FCD" w:rsidR="00056E78" w:rsidRPr="00E020AC" w:rsidRDefault="00056E78" w:rsidP="00056E78">
            <w:pPr>
              <w:rPr>
                <w:i/>
              </w:rPr>
            </w:pPr>
            <w:r w:rsidRPr="00EC0FEC">
              <w:rPr>
                <w:i/>
              </w:rPr>
              <w:t xml:space="preserve">+ </w:t>
            </w:r>
            <w:r>
              <w:rPr>
                <w:i/>
              </w:rPr>
              <w:t xml:space="preserve">Từ thông tin </w:t>
            </w:r>
            <w:r w:rsidR="0067080A">
              <w:rPr>
                <w:i/>
              </w:rPr>
              <w:t xml:space="preserve">nhân viên </w:t>
            </w:r>
            <w:r>
              <w:rPr>
                <w:i/>
              </w:rPr>
              <w:t xml:space="preserve">chuyển qua từ hệ thống PS , </w:t>
            </w:r>
            <w:r w:rsidRPr="00EC0FEC">
              <w:rPr>
                <w:i/>
              </w:rPr>
              <w:t xml:space="preserve">Job </w:t>
            </w:r>
            <w:r>
              <w:rPr>
                <w:i/>
              </w:rPr>
              <w:t xml:space="preserve">sẽ tìm User đó trên database của Lim rồi mở lại tài khoản đó trên LIM </w:t>
            </w:r>
            <w:ins w:id="46" w:author="Nguyen Thanh Son" w:date="2022-10-27T13:33:00Z">
              <w:r w:rsidR="001731B0">
                <w:rPr>
                  <w:i/>
                </w:rPr>
                <w:t>và hệ thống LOS</w:t>
              </w:r>
            </w:ins>
          </w:p>
          <w:p w14:paraId="221F2FD3" w14:textId="77777777" w:rsidR="00056E78" w:rsidRPr="00044F3F" w:rsidRDefault="00056E78" w:rsidP="00056E78">
            <w:pPr>
              <w:rPr>
                <w:b/>
              </w:rPr>
            </w:pPr>
            <w:r w:rsidRPr="00044F3F">
              <w:rPr>
                <w:b/>
              </w:rPr>
              <w:t>TH3.2: User xin đi làm lạ</w:t>
            </w:r>
            <w:r w:rsidR="007E1946">
              <w:rPr>
                <w:b/>
              </w:rPr>
              <w:t>i</w:t>
            </w:r>
            <w:r w:rsidRPr="00044F3F">
              <w:rPr>
                <w:b/>
              </w:rPr>
              <w:t>, làm ở vị trí kháctrước đó</w:t>
            </w:r>
          </w:p>
          <w:p w14:paraId="217A6A86" w14:textId="5F3C6722" w:rsidR="00056E78" w:rsidRDefault="00056E78" w:rsidP="00056E78">
            <w:pPr>
              <w:rPr>
                <w:i/>
              </w:rPr>
            </w:pPr>
            <w:r w:rsidRPr="00EC0FEC">
              <w:rPr>
                <w:i/>
              </w:rPr>
              <w:t xml:space="preserve">+ </w:t>
            </w:r>
            <w:r>
              <w:rPr>
                <w:i/>
              </w:rPr>
              <w:t xml:space="preserve">Từ thông tin </w:t>
            </w:r>
            <w:r w:rsidR="007B1617">
              <w:rPr>
                <w:i/>
              </w:rPr>
              <w:t xml:space="preserve">nhân viên </w:t>
            </w:r>
            <w:r>
              <w:rPr>
                <w:i/>
              </w:rPr>
              <w:t xml:space="preserve">chuyển qua từ hệ thống PS , </w:t>
            </w:r>
            <w:r w:rsidRPr="00EC0FEC">
              <w:rPr>
                <w:i/>
              </w:rPr>
              <w:t xml:space="preserve">Job </w:t>
            </w:r>
            <w:r>
              <w:rPr>
                <w:i/>
              </w:rPr>
              <w:t>sẽ tìm User đó trên database của Lim rồi mở lạ</w:t>
            </w:r>
            <w:r w:rsidR="00EB4278">
              <w:rPr>
                <w:i/>
              </w:rPr>
              <w:t xml:space="preserve">i </w:t>
            </w:r>
            <w:ins w:id="47" w:author="Nguyen Thanh Son" w:date="2022-10-27T13:34:00Z">
              <w:r w:rsidR="00AD0B77">
                <w:rPr>
                  <w:i/>
                </w:rPr>
                <w:t>tài khoản đó trên LIM và hệ thống LOS</w:t>
              </w:r>
              <w:r w:rsidR="0065369D">
                <w:rPr>
                  <w:i/>
                </w:rPr>
                <w:t>;</w:t>
              </w:r>
              <w:r w:rsidR="00AD0B77">
                <w:rPr>
                  <w:i/>
                </w:rPr>
                <w:t xml:space="preserve"> </w:t>
              </w:r>
            </w:ins>
            <w:r>
              <w:rPr>
                <w:i/>
              </w:rPr>
              <w:t>và cập nhật role của tài khoản đó theo vị mới trên LIM</w:t>
            </w:r>
            <w:ins w:id="48" w:author="Nguyen Thanh Son" w:date="2022-10-27T13:34:00Z">
              <w:r w:rsidR="00F54EF1">
                <w:rPr>
                  <w:i/>
                </w:rPr>
                <w:t>/LOS</w:t>
              </w:r>
            </w:ins>
            <w:del w:id="49" w:author="Nguyen Thanh Son" w:date="2022-10-27T13:34:00Z">
              <w:r w:rsidDel="00F54EF1">
                <w:rPr>
                  <w:i/>
                </w:rPr>
                <w:delText xml:space="preserve"> </w:delText>
              </w:r>
            </w:del>
          </w:p>
          <w:p w14:paraId="70556B59" w14:textId="77777777" w:rsidR="00056E78" w:rsidRDefault="00056E78" w:rsidP="003563C5"/>
        </w:tc>
      </w:tr>
    </w:tbl>
    <w:p w14:paraId="703C8BEB" w14:textId="77777777" w:rsidR="00790545" w:rsidRPr="00C34F89" w:rsidRDefault="00790545" w:rsidP="003563C5"/>
    <w:p w14:paraId="5DD09813" w14:textId="77777777" w:rsidR="00733EE3" w:rsidRDefault="000E7872" w:rsidP="000E7872">
      <w:pPr>
        <w:pStyle w:val="Heading2"/>
        <w:rPr>
          <w:color w:val="auto"/>
        </w:rPr>
      </w:pPr>
      <w:bookmarkStart w:id="50" w:name="_Toc147820878"/>
      <w:bookmarkStart w:id="51" w:name="_Toc147825276"/>
      <w:bookmarkStart w:id="52" w:name="_Toc147883100"/>
      <w:bookmarkStart w:id="53" w:name="_Toc147887705"/>
      <w:bookmarkStart w:id="54" w:name="_Toc147893332"/>
      <w:bookmarkStart w:id="55" w:name="_Toc147893513"/>
      <w:bookmarkStart w:id="56" w:name="_Toc147907200"/>
      <w:bookmarkStart w:id="57" w:name="_Toc147907840"/>
      <w:bookmarkStart w:id="58" w:name="_Toc148414442"/>
      <w:bookmarkStart w:id="59" w:name="_Toc148414740"/>
      <w:bookmarkStart w:id="60" w:name="_Toc148417857"/>
      <w:bookmarkStart w:id="61" w:name="_Toc148938681"/>
      <w:bookmarkStart w:id="62" w:name="_Toc399074771"/>
      <w:bookmarkStart w:id="63" w:name="_Toc399142740"/>
      <w:bookmarkStart w:id="64" w:name="_Toc399142821"/>
      <w:bookmarkStart w:id="65" w:name="_Toc399143377"/>
      <w:bookmarkStart w:id="66" w:name="_Toc399143393"/>
      <w:bookmarkStart w:id="67" w:name="_Toc11768485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0E7872">
        <w:rPr>
          <w:color w:val="auto"/>
        </w:rPr>
        <w:t>Xây dựng chức năng cập nhật và phân quyền tự động trên LIM khi cập nhật vị trí nhân viên trên PS</w:t>
      </w:r>
      <w:bookmarkEnd w:id="67"/>
    </w:p>
    <w:p w14:paraId="26670BB6" w14:textId="77777777" w:rsidR="00512C71" w:rsidRPr="00852D0B" w:rsidRDefault="009A7D90" w:rsidP="00512C71">
      <w:pPr>
        <w:rPr>
          <w:b/>
        </w:rPr>
      </w:pPr>
      <w:r w:rsidRPr="00852D0B">
        <w:rPr>
          <w:b/>
        </w:rPr>
        <w:t xml:space="preserve">3.2.1. </w:t>
      </w:r>
      <w:r w:rsidR="00F95BF4" w:rsidRPr="00852D0B">
        <w:rPr>
          <w:b/>
        </w:rPr>
        <w:t>Mô tả mục đích</w:t>
      </w:r>
    </w:p>
    <w:p w14:paraId="5A3913CA" w14:textId="77777777" w:rsidR="00852D0B" w:rsidRDefault="004860B6" w:rsidP="00852D0B">
      <w:pPr>
        <w:ind w:firstLine="426"/>
      </w:pPr>
      <w:r>
        <w:lastRenderedPageBreak/>
        <w:t>Cập nhật</w:t>
      </w:r>
      <w:r w:rsidR="00852D0B">
        <w:t xml:space="preserve"> tài khoản và phân quyền </w:t>
      </w:r>
      <w:r>
        <w:t>user</w:t>
      </w:r>
      <w:r w:rsidR="00852D0B">
        <w:t xml:space="preserve"> trên ứng dụng LOS một cách tự động theo chính sách phân quyền tại LienVietPosBank khi </w:t>
      </w:r>
      <w:r>
        <w:t>cập nhật vị trí của một</w:t>
      </w:r>
      <w:r w:rsidR="00852D0B">
        <w:t xml:space="preserve"> nhân viên trên hệ thống PS</w:t>
      </w:r>
    </w:p>
    <w:p w14:paraId="5AB921F2" w14:textId="77777777" w:rsidR="009A7D90" w:rsidRDefault="009A7D90" w:rsidP="00512C71">
      <w:pPr>
        <w:rPr>
          <w:b/>
        </w:rPr>
      </w:pPr>
      <w:commentRangeStart w:id="68"/>
      <w:r w:rsidRPr="00852D0B">
        <w:rPr>
          <w:b/>
        </w:rPr>
        <w:t>3.2.2.</w:t>
      </w:r>
      <w:r w:rsidR="00F95BF4" w:rsidRPr="00852D0B">
        <w:rPr>
          <w:b/>
        </w:rPr>
        <w:t xml:space="preserve"> Luồng nghiệp vụ</w:t>
      </w:r>
      <w:commentRangeEnd w:id="68"/>
      <w:r w:rsidR="00FB4E97">
        <w:rPr>
          <w:rStyle w:val="CommentReference"/>
        </w:rPr>
        <w:commentReference w:id="68"/>
      </w:r>
    </w:p>
    <w:p w14:paraId="0B581A88" w14:textId="77777777" w:rsidR="00852D0B" w:rsidRPr="00852D0B" w:rsidRDefault="00E7570E" w:rsidP="00E7570E">
      <w:pPr>
        <w:jc w:val="center"/>
        <w:rPr>
          <w:b/>
        </w:rPr>
      </w:pPr>
      <w:r>
        <w:rPr>
          <w:b/>
          <w:noProof/>
        </w:rPr>
        <w:drawing>
          <wp:inline distT="0" distB="0" distL="0" distR="0" wp14:anchorId="45CC1E51" wp14:editId="42B3F699">
            <wp:extent cx="5944235" cy="6619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ta.png"/>
                    <pic:cNvPicPr/>
                  </pic:nvPicPr>
                  <pic:blipFill>
                    <a:blip r:embed="rId11">
                      <a:extLst>
                        <a:ext uri="{28A0092B-C50C-407E-A947-70E740481C1C}">
                          <a14:useLocalDpi xmlns:a14="http://schemas.microsoft.com/office/drawing/2010/main" val="0"/>
                        </a:ext>
                      </a:extLst>
                    </a:blip>
                    <a:stretch>
                      <a:fillRect/>
                    </a:stretch>
                  </pic:blipFill>
                  <pic:spPr>
                    <a:xfrm>
                      <a:off x="0" y="0"/>
                      <a:ext cx="5944235" cy="6619240"/>
                    </a:xfrm>
                    <a:prstGeom prst="rect">
                      <a:avLst/>
                    </a:prstGeom>
                  </pic:spPr>
                </pic:pic>
              </a:graphicData>
            </a:graphic>
          </wp:inline>
        </w:drawing>
      </w:r>
    </w:p>
    <w:p w14:paraId="4DFE902C" w14:textId="77777777" w:rsidR="008F59D0" w:rsidRDefault="009A7D90" w:rsidP="00512C71">
      <w:pPr>
        <w:rPr>
          <w:b/>
        </w:rPr>
      </w:pPr>
      <w:r w:rsidRPr="00852D0B">
        <w:rPr>
          <w:b/>
        </w:rPr>
        <w:t>3.2.3.</w:t>
      </w:r>
      <w:r w:rsidR="00F95BF4" w:rsidRPr="00852D0B">
        <w:rPr>
          <w:b/>
        </w:rPr>
        <w:t xml:space="preserve"> Mô tả chi tiết các bước</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037C32" w:rsidRPr="00932A8E" w14:paraId="4C7D977D" w14:textId="77777777" w:rsidTr="00CF19DF">
        <w:trPr>
          <w:trHeight w:val="749"/>
          <w:tblHeader/>
        </w:trPr>
        <w:tc>
          <w:tcPr>
            <w:tcW w:w="562" w:type="dxa"/>
            <w:shd w:val="pct5" w:color="auto" w:fill="auto"/>
          </w:tcPr>
          <w:p w14:paraId="39EDCDBD" w14:textId="77777777" w:rsidR="00037C32" w:rsidRPr="00932A8E" w:rsidRDefault="00037C32" w:rsidP="00CF19DF">
            <w:pPr>
              <w:rPr>
                <w:b/>
                <w:sz w:val="22"/>
                <w:szCs w:val="22"/>
              </w:rPr>
            </w:pPr>
            <w:r w:rsidRPr="00932A8E">
              <w:rPr>
                <w:b/>
                <w:sz w:val="22"/>
                <w:szCs w:val="22"/>
              </w:rPr>
              <w:lastRenderedPageBreak/>
              <w:t>Bước</w:t>
            </w:r>
          </w:p>
        </w:tc>
        <w:tc>
          <w:tcPr>
            <w:tcW w:w="1418" w:type="dxa"/>
            <w:shd w:val="pct5" w:color="auto" w:fill="auto"/>
          </w:tcPr>
          <w:p w14:paraId="72FA98C2" w14:textId="77777777" w:rsidR="00037C32" w:rsidRPr="00932A8E" w:rsidRDefault="00037C32" w:rsidP="00CF19DF">
            <w:pPr>
              <w:rPr>
                <w:b/>
                <w:sz w:val="22"/>
                <w:szCs w:val="22"/>
              </w:rPr>
            </w:pPr>
            <w:r>
              <w:rPr>
                <w:b/>
                <w:sz w:val="22"/>
                <w:szCs w:val="22"/>
              </w:rPr>
              <w:t>Tác nhân</w:t>
            </w:r>
          </w:p>
        </w:tc>
        <w:tc>
          <w:tcPr>
            <w:tcW w:w="1417" w:type="dxa"/>
            <w:shd w:val="pct5" w:color="auto" w:fill="auto"/>
          </w:tcPr>
          <w:p w14:paraId="12C34729" w14:textId="77777777" w:rsidR="00037C32" w:rsidRPr="00932A8E" w:rsidRDefault="00037C32" w:rsidP="00CF19DF">
            <w:pPr>
              <w:rPr>
                <w:b/>
                <w:sz w:val="22"/>
                <w:szCs w:val="22"/>
              </w:rPr>
            </w:pPr>
            <w:r w:rsidRPr="00932A8E">
              <w:rPr>
                <w:b/>
                <w:sz w:val="22"/>
                <w:szCs w:val="22"/>
              </w:rPr>
              <w:t>Thao tác thực hiện</w:t>
            </w:r>
          </w:p>
        </w:tc>
        <w:tc>
          <w:tcPr>
            <w:tcW w:w="709" w:type="dxa"/>
            <w:shd w:val="pct5" w:color="auto" w:fill="auto"/>
          </w:tcPr>
          <w:p w14:paraId="688DACF5" w14:textId="77777777" w:rsidR="00037C32" w:rsidRPr="00932A8E" w:rsidRDefault="00037C32" w:rsidP="00CF19DF">
            <w:pPr>
              <w:rPr>
                <w:b/>
                <w:sz w:val="22"/>
                <w:szCs w:val="22"/>
              </w:rPr>
            </w:pPr>
            <w:r>
              <w:rPr>
                <w:b/>
                <w:sz w:val="22"/>
                <w:szCs w:val="22"/>
              </w:rPr>
              <w:t>Màn hình</w:t>
            </w:r>
          </w:p>
        </w:tc>
        <w:tc>
          <w:tcPr>
            <w:tcW w:w="3827" w:type="dxa"/>
            <w:shd w:val="pct5" w:color="auto" w:fill="auto"/>
          </w:tcPr>
          <w:p w14:paraId="1E3134A2" w14:textId="77777777" w:rsidR="00037C32" w:rsidRPr="00932A8E" w:rsidRDefault="00037C32" w:rsidP="00CF19DF">
            <w:pPr>
              <w:rPr>
                <w:b/>
                <w:sz w:val="22"/>
                <w:szCs w:val="22"/>
              </w:rPr>
            </w:pPr>
            <w:r w:rsidRPr="00932A8E">
              <w:rPr>
                <w:b/>
                <w:sz w:val="22"/>
                <w:szCs w:val="22"/>
              </w:rPr>
              <w:t>Hệ thống xử lý</w:t>
            </w:r>
          </w:p>
        </w:tc>
        <w:tc>
          <w:tcPr>
            <w:tcW w:w="1112" w:type="dxa"/>
            <w:shd w:val="pct5" w:color="auto" w:fill="auto"/>
          </w:tcPr>
          <w:p w14:paraId="60BCE778" w14:textId="77777777" w:rsidR="00037C32" w:rsidRPr="00932A8E" w:rsidRDefault="00037C32" w:rsidP="00CF19DF">
            <w:pPr>
              <w:rPr>
                <w:b/>
                <w:sz w:val="22"/>
                <w:szCs w:val="22"/>
              </w:rPr>
            </w:pPr>
            <w:r w:rsidRPr="00932A8E">
              <w:rPr>
                <w:b/>
                <w:sz w:val="22"/>
                <w:szCs w:val="22"/>
              </w:rPr>
              <w:t>Bước tiếp theo</w:t>
            </w:r>
          </w:p>
        </w:tc>
        <w:tc>
          <w:tcPr>
            <w:tcW w:w="899" w:type="dxa"/>
            <w:shd w:val="pct5" w:color="auto" w:fill="auto"/>
          </w:tcPr>
          <w:p w14:paraId="4A08BE69" w14:textId="77777777" w:rsidR="00037C32" w:rsidRPr="00932A8E" w:rsidRDefault="00037C32" w:rsidP="00CF19DF">
            <w:pPr>
              <w:rPr>
                <w:b/>
                <w:sz w:val="22"/>
                <w:szCs w:val="22"/>
              </w:rPr>
            </w:pPr>
            <w:r w:rsidRPr="00932A8E">
              <w:rPr>
                <w:b/>
                <w:sz w:val="22"/>
                <w:szCs w:val="22"/>
              </w:rPr>
              <w:t>Ghi chú</w:t>
            </w:r>
          </w:p>
        </w:tc>
      </w:tr>
      <w:tr w:rsidR="00C51B32" w14:paraId="0D7F81EA" w14:textId="77777777" w:rsidTr="00CF19DF">
        <w:trPr>
          <w:trHeight w:val="1108"/>
        </w:trPr>
        <w:tc>
          <w:tcPr>
            <w:tcW w:w="562" w:type="dxa"/>
          </w:tcPr>
          <w:p w14:paraId="09296BFB" w14:textId="77777777" w:rsidR="00C51B32" w:rsidRDefault="00C51B32" w:rsidP="00C51B32">
            <w:r>
              <w:t>1</w:t>
            </w:r>
          </w:p>
        </w:tc>
        <w:tc>
          <w:tcPr>
            <w:tcW w:w="1418" w:type="dxa"/>
          </w:tcPr>
          <w:p w14:paraId="1520404C" w14:textId="77777777" w:rsidR="00C51B32" w:rsidRDefault="00C51B32" w:rsidP="00C51B32">
            <w:r>
              <w:t>User</w:t>
            </w:r>
          </w:p>
        </w:tc>
        <w:tc>
          <w:tcPr>
            <w:tcW w:w="1417" w:type="dxa"/>
          </w:tcPr>
          <w:p w14:paraId="114F5B5C" w14:textId="77777777" w:rsidR="00C51B32" w:rsidRPr="00E53F40" w:rsidRDefault="00C51B32" w:rsidP="00C51B32">
            <w:r w:rsidRPr="00E53F40">
              <w:rPr>
                <w:color w:val="000000"/>
                <w:shd w:val="clear" w:color="auto" w:fill="F8F9FA"/>
              </w:rPr>
              <w:t>Nhập thông tin thay đôi vị trí nhân viên</w:t>
            </w:r>
          </w:p>
        </w:tc>
        <w:tc>
          <w:tcPr>
            <w:tcW w:w="709" w:type="dxa"/>
          </w:tcPr>
          <w:p w14:paraId="2C70914B" w14:textId="77777777" w:rsidR="00C51B32" w:rsidRDefault="00C51B32" w:rsidP="00C51B32"/>
        </w:tc>
        <w:tc>
          <w:tcPr>
            <w:tcW w:w="3827" w:type="dxa"/>
          </w:tcPr>
          <w:p w14:paraId="7582BEEA" w14:textId="77777777" w:rsidR="00C51B32" w:rsidRDefault="00C51B32" w:rsidP="00C51B32">
            <w:r>
              <w:t>Hiển thị màn hình cập nhật nhân viên tại hệ thống PS</w:t>
            </w:r>
          </w:p>
        </w:tc>
        <w:tc>
          <w:tcPr>
            <w:tcW w:w="1112" w:type="dxa"/>
          </w:tcPr>
          <w:p w14:paraId="33E2FA97" w14:textId="77777777" w:rsidR="00C51B32" w:rsidRDefault="00C51B32" w:rsidP="00C51B32">
            <w:r>
              <w:t>Bước 2</w:t>
            </w:r>
          </w:p>
        </w:tc>
        <w:tc>
          <w:tcPr>
            <w:tcW w:w="899" w:type="dxa"/>
          </w:tcPr>
          <w:p w14:paraId="25B435C5" w14:textId="77777777" w:rsidR="00C51B32" w:rsidRDefault="00C51B32" w:rsidP="00C51B32"/>
        </w:tc>
      </w:tr>
      <w:tr w:rsidR="00C51B32" w14:paraId="3A2FFDD2" w14:textId="77777777" w:rsidTr="00CF19DF">
        <w:trPr>
          <w:trHeight w:val="809"/>
        </w:trPr>
        <w:tc>
          <w:tcPr>
            <w:tcW w:w="562" w:type="dxa"/>
          </w:tcPr>
          <w:p w14:paraId="6FA79C16" w14:textId="77777777" w:rsidR="00C51B32" w:rsidRDefault="00C51B32" w:rsidP="00C51B32">
            <w:r>
              <w:t>2</w:t>
            </w:r>
          </w:p>
        </w:tc>
        <w:tc>
          <w:tcPr>
            <w:tcW w:w="1418" w:type="dxa"/>
          </w:tcPr>
          <w:p w14:paraId="0C1BED09" w14:textId="77777777" w:rsidR="00C51B32" w:rsidRDefault="00C51B32" w:rsidP="00C51B32">
            <w:r w:rsidRPr="000A4CFB">
              <w:t>PEOPLESOFT</w:t>
            </w:r>
          </w:p>
        </w:tc>
        <w:tc>
          <w:tcPr>
            <w:tcW w:w="1417" w:type="dxa"/>
          </w:tcPr>
          <w:p w14:paraId="26611B42" w14:textId="77777777" w:rsidR="00C51B32" w:rsidRPr="00E53F40" w:rsidRDefault="00C51B32" w:rsidP="00C51B32">
            <w:r w:rsidRPr="00E53F40">
              <w:rPr>
                <w:color w:val="000000"/>
                <w:shd w:val="clear" w:color="auto" w:fill="F8F9FA"/>
              </w:rPr>
              <w:t>Cập nhật thông tin vị trí nhân viên</w:t>
            </w:r>
          </w:p>
        </w:tc>
        <w:tc>
          <w:tcPr>
            <w:tcW w:w="709" w:type="dxa"/>
          </w:tcPr>
          <w:p w14:paraId="765F7429" w14:textId="77777777" w:rsidR="00C51B32" w:rsidRDefault="00C51B32" w:rsidP="00C51B32"/>
        </w:tc>
        <w:tc>
          <w:tcPr>
            <w:tcW w:w="3827" w:type="dxa"/>
          </w:tcPr>
          <w:p w14:paraId="46F84A25" w14:textId="77777777" w:rsidR="00C51B32" w:rsidRDefault="00C51B32" w:rsidP="00C51B32">
            <w:r>
              <w:t xml:space="preserve">Gửi thông tin cập nhật nhân viên và yêu cầu cập nhật nhân viên đến backand hệ thống PS </w:t>
            </w:r>
          </w:p>
        </w:tc>
        <w:tc>
          <w:tcPr>
            <w:tcW w:w="1112" w:type="dxa"/>
          </w:tcPr>
          <w:p w14:paraId="3E415405" w14:textId="77777777" w:rsidR="00C51B32" w:rsidRDefault="00C51B32" w:rsidP="00C51B32">
            <w:r>
              <w:t>Bước 3</w:t>
            </w:r>
          </w:p>
        </w:tc>
        <w:tc>
          <w:tcPr>
            <w:tcW w:w="899" w:type="dxa"/>
          </w:tcPr>
          <w:p w14:paraId="6B4110D7" w14:textId="77777777" w:rsidR="00C51B32" w:rsidRDefault="00C51B32" w:rsidP="00C51B32"/>
        </w:tc>
      </w:tr>
      <w:tr w:rsidR="00C51B32" w14:paraId="009C7EB5" w14:textId="77777777" w:rsidTr="00CF19DF">
        <w:trPr>
          <w:trHeight w:val="824"/>
        </w:trPr>
        <w:tc>
          <w:tcPr>
            <w:tcW w:w="562" w:type="dxa"/>
          </w:tcPr>
          <w:p w14:paraId="5E29228D" w14:textId="77777777" w:rsidR="00C51B32" w:rsidRDefault="00C51B32" w:rsidP="00C51B32">
            <w:r>
              <w:t>3</w:t>
            </w:r>
          </w:p>
        </w:tc>
        <w:tc>
          <w:tcPr>
            <w:tcW w:w="1418" w:type="dxa"/>
          </w:tcPr>
          <w:p w14:paraId="6B1F5D14" w14:textId="77777777" w:rsidR="00C51B32" w:rsidRDefault="00384F67" w:rsidP="00C51B32">
            <w:r w:rsidRPr="000A4CFB">
              <w:t>PEOPLESOFT</w:t>
            </w:r>
          </w:p>
        </w:tc>
        <w:tc>
          <w:tcPr>
            <w:tcW w:w="1417" w:type="dxa"/>
          </w:tcPr>
          <w:p w14:paraId="2D42AAA6" w14:textId="77777777" w:rsidR="00C51B32" w:rsidRPr="00E53F40" w:rsidRDefault="00C51B32" w:rsidP="00C51B32">
            <w:r w:rsidRPr="00E53F40">
              <w:rPr>
                <w:color w:val="000000"/>
                <w:shd w:val="clear" w:color="auto" w:fill="F8F9FA"/>
              </w:rPr>
              <w:t>Lưu thông tin cập nhật vị trí NV vào Database</w:t>
            </w:r>
          </w:p>
        </w:tc>
        <w:tc>
          <w:tcPr>
            <w:tcW w:w="709" w:type="dxa"/>
          </w:tcPr>
          <w:p w14:paraId="719968CF" w14:textId="77777777" w:rsidR="00C51B32" w:rsidRDefault="00C51B32" w:rsidP="00C51B32"/>
        </w:tc>
        <w:tc>
          <w:tcPr>
            <w:tcW w:w="3827" w:type="dxa"/>
          </w:tcPr>
          <w:p w14:paraId="2556CA7B" w14:textId="77777777" w:rsidR="00C51B32" w:rsidRDefault="00C51B32" w:rsidP="00C51B32">
            <w:r>
              <w:t>Hệ thống PS lưu thông tin cập nhật nhân viên vào Database của PS</w:t>
            </w:r>
          </w:p>
        </w:tc>
        <w:tc>
          <w:tcPr>
            <w:tcW w:w="1112" w:type="dxa"/>
          </w:tcPr>
          <w:p w14:paraId="0DA29F23" w14:textId="77777777" w:rsidR="00C51B32" w:rsidRDefault="00C51B32" w:rsidP="00C51B32">
            <w:r>
              <w:t>Bước 4</w:t>
            </w:r>
          </w:p>
        </w:tc>
        <w:tc>
          <w:tcPr>
            <w:tcW w:w="899" w:type="dxa"/>
          </w:tcPr>
          <w:p w14:paraId="32BFBC03" w14:textId="77777777" w:rsidR="00C51B32" w:rsidRDefault="00C51B32" w:rsidP="00C51B32"/>
        </w:tc>
      </w:tr>
      <w:tr w:rsidR="00C51B32" w14:paraId="4BEB92D8" w14:textId="77777777" w:rsidTr="00CF19DF">
        <w:trPr>
          <w:trHeight w:val="824"/>
        </w:trPr>
        <w:tc>
          <w:tcPr>
            <w:tcW w:w="562" w:type="dxa"/>
          </w:tcPr>
          <w:p w14:paraId="0EB5A166" w14:textId="77777777" w:rsidR="00C51B32" w:rsidRDefault="00C51B32" w:rsidP="00C51B32">
            <w:r>
              <w:t>4</w:t>
            </w:r>
          </w:p>
        </w:tc>
        <w:tc>
          <w:tcPr>
            <w:tcW w:w="1418" w:type="dxa"/>
          </w:tcPr>
          <w:p w14:paraId="68FD9002" w14:textId="77777777" w:rsidR="00C51B32" w:rsidRDefault="00C51B32" w:rsidP="00C51B32">
            <w:r>
              <w:t>LIM</w:t>
            </w:r>
          </w:p>
        </w:tc>
        <w:tc>
          <w:tcPr>
            <w:tcW w:w="1417" w:type="dxa"/>
          </w:tcPr>
          <w:p w14:paraId="628A8CC8" w14:textId="77777777" w:rsidR="00C51B32" w:rsidRPr="00E53F40" w:rsidRDefault="00C51B32" w:rsidP="00C51B32">
            <w:r w:rsidRPr="00E53F40">
              <w:rPr>
                <w:color w:val="000000"/>
                <w:shd w:val="clear" w:color="auto" w:fill="F8F9FA"/>
              </w:rPr>
              <w:t>Job đồng bộ thông tin nhân viên từ PS vào LIM</w:t>
            </w:r>
          </w:p>
        </w:tc>
        <w:tc>
          <w:tcPr>
            <w:tcW w:w="709" w:type="dxa"/>
          </w:tcPr>
          <w:p w14:paraId="7847B3F6" w14:textId="77777777" w:rsidR="00C51B32" w:rsidRDefault="00C51B32" w:rsidP="00C51B32"/>
        </w:tc>
        <w:tc>
          <w:tcPr>
            <w:tcW w:w="3827" w:type="dxa"/>
          </w:tcPr>
          <w:p w14:paraId="71CFE65D" w14:textId="77777777" w:rsidR="00384F67" w:rsidRDefault="00384F67" w:rsidP="00384F67">
            <w:r>
              <w:t>Job đồng bộ thông tin nhân viên từ hệ thống PS sang hệ thống LIM chạy tự động theo thời gian đã được cấu hình - (thời gian chạy job theo thời gian là 30 phút một lần bắt đầu từ 00h)</w:t>
            </w:r>
          </w:p>
          <w:p w14:paraId="4FC583AE" w14:textId="77777777" w:rsidR="00C51B32" w:rsidRDefault="00C51B32" w:rsidP="00C51B32"/>
        </w:tc>
        <w:tc>
          <w:tcPr>
            <w:tcW w:w="1112" w:type="dxa"/>
          </w:tcPr>
          <w:p w14:paraId="67599AD3" w14:textId="77777777" w:rsidR="00C51B32" w:rsidRDefault="00C51B32" w:rsidP="00C51B32">
            <w:r>
              <w:t>Bước 5</w:t>
            </w:r>
          </w:p>
        </w:tc>
        <w:tc>
          <w:tcPr>
            <w:tcW w:w="899" w:type="dxa"/>
          </w:tcPr>
          <w:p w14:paraId="73959114" w14:textId="77777777" w:rsidR="00C51B32" w:rsidRDefault="00C51B32" w:rsidP="00C51B32"/>
        </w:tc>
      </w:tr>
      <w:tr w:rsidR="00C51B32" w14:paraId="437429F5" w14:textId="77777777" w:rsidTr="00CF19DF">
        <w:trPr>
          <w:trHeight w:val="553"/>
        </w:trPr>
        <w:tc>
          <w:tcPr>
            <w:tcW w:w="562" w:type="dxa"/>
          </w:tcPr>
          <w:p w14:paraId="276D3592" w14:textId="77777777" w:rsidR="00C51B32" w:rsidRPr="00E53F40" w:rsidRDefault="00C51B32" w:rsidP="00C51B32">
            <w:pPr>
              <w:rPr>
                <w:b/>
              </w:rPr>
            </w:pPr>
            <w:r w:rsidRPr="00E53F40">
              <w:rPr>
                <w:b/>
              </w:rPr>
              <w:t>5</w:t>
            </w:r>
          </w:p>
        </w:tc>
        <w:tc>
          <w:tcPr>
            <w:tcW w:w="1418" w:type="dxa"/>
          </w:tcPr>
          <w:p w14:paraId="23ACF85C" w14:textId="77777777" w:rsidR="00C51B32" w:rsidRPr="00E53F40" w:rsidRDefault="00C51B32" w:rsidP="00C51B32">
            <w:pPr>
              <w:rPr>
                <w:b/>
              </w:rPr>
            </w:pPr>
            <w:r w:rsidRPr="00E53F40">
              <w:rPr>
                <w:b/>
              </w:rPr>
              <w:t>LIM</w:t>
            </w:r>
          </w:p>
        </w:tc>
        <w:tc>
          <w:tcPr>
            <w:tcW w:w="1417" w:type="dxa"/>
          </w:tcPr>
          <w:p w14:paraId="3DC09E7D" w14:textId="77777777" w:rsidR="00C51B32" w:rsidRPr="00E53F40" w:rsidRDefault="00C51B32" w:rsidP="00C51B32">
            <w:pPr>
              <w:rPr>
                <w:b/>
              </w:rPr>
            </w:pPr>
            <w:r w:rsidRPr="00E53F40">
              <w:rPr>
                <w:b/>
                <w:color w:val="000000"/>
                <w:shd w:val="clear" w:color="auto" w:fill="F8F9FA"/>
              </w:rPr>
              <w:t xml:space="preserve"> Job tạo và phân quyền user cho hệ thống LOS</w:t>
            </w:r>
          </w:p>
        </w:tc>
        <w:tc>
          <w:tcPr>
            <w:tcW w:w="709" w:type="dxa"/>
          </w:tcPr>
          <w:p w14:paraId="218CFCAD" w14:textId="77777777" w:rsidR="00C51B32" w:rsidRPr="00E53F40" w:rsidRDefault="00C51B32" w:rsidP="00C51B32">
            <w:pPr>
              <w:rPr>
                <w:b/>
              </w:rPr>
            </w:pPr>
          </w:p>
        </w:tc>
        <w:tc>
          <w:tcPr>
            <w:tcW w:w="3827" w:type="dxa"/>
          </w:tcPr>
          <w:p w14:paraId="38C63577" w14:textId="77777777" w:rsidR="00C51B32" w:rsidRPr="00E53F40" w:rsidRDefault="00C51B32" w:rsidP="00C51B32">
            <w:pPr>
              <w:rPr>
                <w:b/>
              </w:rPr>
            </w:pPr>
            <w:r w:rsidRPr="00E53F40">
              <w:rPr>
                <w:b/>
              </w:rPr>
              <w:t xml:space="preserve">Xem chi tiết Bảng I </w:t>
            </w:r>
          </w:p>
        </w:tc>
        <w:tc>
          <w:tcPr>
            <w:tcW w:w="1112" w:type="dxa"/>
          </w:tcPr>
          <w:p w14:paraId="26FDEE0C" w14:textId="77777777" w:rsidR="00C51B32" w:rsidRPr="006A1F91" w:rsidRDefault="00C51B32" w:rsidP="00C51B32">
            <w:pPr>
              <w:rPr>
                <w:b/>
              </w:rPr>
            </w:pPr>
            <w:r w:rsidRPr="006A1F91">
              <w:rPr>
                <w:b/>
              </w:rPr>
              <w:t>Bước 6</w:t>
            </w:r>
          </w:p>
        </w:tc>
        <w:tc>
          <w:tcPr>
            <w:tcW w:w="899" w:type="dxa"/>
          </w:tcPr>
          <w:p w14:paraId="76A217B3" w14:textId="77777777" w:rsidR="00C51B32" w:rsidRPr="00E53F40" w:rsidRDefault="00C51B32" w:rsidP="00C51B32">
            <w:pPr>
              <w:rPr>
                <w:b/>
              </w:rPr>
            </w:pPr>
          </w:p>
        </w:tc>
      </w:tr>
      <w:tr w:rsidR="00C51B32" w14:paraId="42168EA4" w14:textId="77777777" w:rsidTr="00CF19DF">
        <w:trPr>
          <w:trHeight w:val="809"/>
        </w:trPr>
        <w:tc>
          <w:tcPr>
            <w:tcW w:w="562" w:type="dxa"/>
          </w:tcPr>
          <w:p w14:paraId="5A7A86A0" w14:textId="77777777" w:rsidR="00C51B32" w:rsidRDefault="00C51B32" w:rsidP="00C51B32">
            <w:r>
              <w:t>6</w:t>
            </w:r>
          </w:p>
        </w:tc>
        <w:tc>
          <w:tcPr>
            <w:tcW w:w="1418" w:type="dxa"/>
          </w:tcPr>
          <w:p w14:paraId="298B942C" w14:textId="77777777" w:rsidR="00C51B32" w:rsidRDefault="00C51B32" w:rsidP="00C51B32">
            <w:r>
              <w:t>LIM</w:t>
            </w:r>
          </w:p>
        </w:tc>
        <w:tc>
          <w:tcPr>
            <w:tcW w:w="1417" w:type="dxa"/>
          </w:tcPr>
          <w:p w14:paraId="6AC032F9" w14:textId="77777777" w:rsidR="00C51B32" w:rsidRPr="00E53F40" w:rsidRDefault="00C51B32" w:rsidP="00C51B32">
            <w:r w:rsidRPr="00E53F40">
              <w:rPr>
                <w:color w:val="000000"/>
                <w:shd w:val="clear" w:color="auto" w:fill="F8F9FA"/>
              </w:rPr>
              <w:t>Gọi API update user trên LOS</w:t>
            </w:r>
          </w:p>
        </w:tc>
        <w:tc>
          <w:tcPr>
            <w:tcW w:w="709" w:type="dxa"/>
          </w:tcPr>
          <w:p w14:paraId="6A70763C" w14:textId="77777777" w:rsidR="00C51B32" w:rsidRDefault="00C51B32" w:rsidP="00C51B32"/>
        </w:tc>
        <w:tc>
          <w:tcPr>
            <w:tcW w:w="3827" w:type="dxa"/>
          </w:tcPr>
          <w:p w14:paraId="7774DEB2" w14:textId="77777777" w:rsidR="00C51B32" w:rsidRDefault="00C51B32" w:rsidP="00C51B32">
            <w:r>
              <w:t>Hệ thống LIM gọi tới API cập nhật  user và quyền user từ hệ thống LOS</w:t>
            </w:r>
          </w:p>
        </w:tc>
        <w:tc>
          <w:tcPr>
            <w:tcW w:w="1112" w:type="dxa"/>
          </w:tcPr>
          <w:p w14:paraId="59903904" w14:textId="77777777" w:rsidR="00C51B32" w:rsidRDefault="00C51B32" w:rsidP="00C51B32">
            <w:r>
              <w:t>Bước 7</w:t>
            </w:r>
          </w:p>
        </w:tc>
        <w:tc>
          <w:tcPr>
            <w:tcW w:w="899" w:type="dxa"/>
          </w:tcPr>
          <w:p w14:paraId="0CE82D17" w14:textId="77777777" w:rsidR="00C51B32" w:rsidRDefault="00C51B32" w:rsidP="00C51B32">
            <w:r>
              <w:t xml:space="preserve">Đã có trên LIM </w:t>
            </w:r>
          </w:p>
        </w:tc>
      </w:tr>
      <w:tr w:rsidR="00C51B32" w14:paraId="68A3263F" w14:textId="77777777" w:rsidTr="00CF19DF">
        <w:trPr>
          <w:trHeight w:val="553"/>
        </w:trPr>
        <w:tc>
          <w:tcPr>
            <w:tcW w:w="562" w:type="dxa"/>
          </w:tcPr>
          <w:p w14:paraId="766B07C3" w14:textId="77777777" w:rsidR="00C51B32" w:rsidRDefault="00C51B32" w:rsidP="00C51B32">
            <w:r>
              <w:t>6.1</w:t>
            </w:r>
          </w:p>
        </w:tc>
        <w:tc>
          <w:tcPr>
            <w:tcW w:w="1418" w:type="dxa"/>
          </w:tcPr>
          <w:p w14:paraId="0315AA0C" w14:textId="77777777" w:rsidR="00C51B32" w:rsidRDefault="00C51B32" w:rsidP="00C51B32">
            <w:r>
              <w:t>LOS</w:t>
            </w:r>
          </w:p>
        </w:tc>
        <w:tc>
          <w:tcPr>
            <w:tcW w:w="1417" w:type="dxa"/>
          </w:tcPr>
          <w:p w14:paraId="7129388B" w14:textId="77777777" w:rsidR="00C51B32" w:rsidRPr="00E53F40" w:rsidRDefault="00C51B32" w:rsidP="00C51B32">
            <w:r w:rsidRPr="00E53F40">
              <w:rPr>
                <w:color w:val="000000"/>
                <w:shd w:val="clear" w:color="auto" w:fill="F8F9FA"/>
              </w:rPr>
              <w:t xml:space="preserve"> Cung cấp API upate  user trên LOS</w:t>
            </w:r>
          </w:p>
        </w:tc>
        <w:tc>
          <w:tcPr>
            <w:tcW w:w="709" w:type="dxa"/>
          </w:tcPr>
          <w:p w14:paraId="556B1074" w14:textId="77777777" w:rsidR="00C51B32" w:rsidRDefault="00C51B32" w:rsidP="00C51B32"/>
        </w:tc>
        <w:tc>
          <w:tcPr>
            <w:tcW w:w="3827" w:type="dxa"/>
          </w:tcPr>
          <w:p w14:paraId="07630889" w14:textId="77777777" w:rsidR="00C51B32" w:rsidRDefault="00C51B32" w:rsidP="00C51B32">
            <w:r>
              <w:t>Hệ thống cung cấp API cập nhật user và quyền user từ hệ thống LOS</w:t>
            </w:r>
          </w:p>
        </w:tc>
        <w:tc>
          <w:tcPr>
            <w:tcW w:w="1112" w:type="dxa"/>
          </w:tcPr>
          <w:p w14:paraId="7D4B33CD" w14:textId="77777777" w:rsidR="00C51B32" w:rsidRDefault="00C51B32" w:rsidP="00C51B32"/>
        </w:tc>
        <w:tc>
          <w:tcPr>
            <w:tcW w:w="899" w:type="dxa"/>
          </w:tcPr>
          <w:p w14:paraId="490F3CFA" w14:textId="77777777" w:rsidR="00C51B32" w:rsidRDefault="00C51B32" w:rsidP="00C51B32">
            <w:r>
              <w:t>Api đã có trên LOS</w:t>
            </w:r>
          </w:p>
        </w:tc>
      </w:tr>
      <w:tr w:rsidR="00C51B32" w14:paraId="6117921A" w14:textId="77777777" w:rsidTr="00CF19DF">
        <w:trPr>
          <w:trHeight w:val="824"/>
        </w:trPr>
        <w:tc>
          <w:tcPr>
            <w:tcW w:w="562" w:type="dxa"/>
          </w:tcPr>
          <w:p w14:paraId="55FF4083" w14:textId="77777777" w:rsidR="00C51B32" w:rsidRDefault="00C51B32" w:rsidP="00C51B32">
            <w:r>
              <w:t>7</w:t>
            </w:r>
          </w:p>
        </w:tc>
        <w:tc>
          <w:tcPr>
            <w:tcW w:w="1418" w:type="dxa"/>
          </w:tcPr>
          <w:p w14:paraId="3C5AC492" w14:textId="77777777" w:rsidR="00C51B32" w:rsidRDefault="00C51B32" w:rsidP="00C51B32">
            <w:r>
              <w:t>LOS</w:t>
            </w:r>
          </w:p>
        </w:tc>
        <w:tc>
          <w:tcPr>
            <w:tcW w:w="1417" w:type="dxa"/>
          </w:tcPr>
          <w:p w14:paraId="0133ECDC" w14:textId="77777777" w:rsidR="00C51B32" w:rsidRPr="00E53F40" w:rsidRDefault="00C51B32" w:rsidP="00C51B32">
            <w:r w:rsidRPr="00E53F40">
              <w:rPr>
                <w:color w:val="000000"/>
                <w:shd w:val="clear" w:color="auto" w:fill="F8F9FA"/>
              </w:rPr>
              <w:t xml:space="preserve"> Cập nhật Thông tin user và quyền user vào database</w:t>
            </w:r>
          </w:p>
        </w:tc>
        <w:tc>
          <w:tcPr>
            <w:tcW w:w="709" w:type="dxa"/>
          </w:tcPr>
          <w:p w14:paraId="401262E7" w14:textId="77777777" w:rsidR="00C51B32" w:rsidRDefault="00C51B32" w:rsidP="00C51B32"/>
        </w:tc>
        <w:tc>
          <w:tcPr>
            <w:tcW w:w="3827" w:type="dxa"/>
          </w:tcPr>
          <w:p w14:paraId="1C690D7D" w14:textId="77777777" w:rsidR="00C51B32" w:rsidRDefault="00C51B32" w:rsidP="00C51B32">
            <w:r>
              <w:t>Hệ thống LOS cập nhật thông tin user và quyền vào Database được chuyển từ hệ thống LIM</w:t>
            </w:r>
          </w:p>
        </w:tc>
        <w:tc>
          <w:tcPr>
            <w:tcW w:w="1112" w:type="dxa"/>
          </w:tcPr>
          <w:p w14:paraId="053743FD" w14:textId="77777777" w:rsidR="00C51B32" w:rsidRDefault="00C51B32" w:rsidP="00C51B32">
            <w:r>
              <w:t>Bước 8</w:t>
            </w:r>
          </w:p>
        </w:tc>
        <w:tc>
          <w:tcPr>
            <w:tcW w:w="899" w:type="dxa"/>
          </w:tcPr>
          <w:p w14:paraId="3437F0A4" w14:textId="77777777" w:rsidR="00C51B32" w:rsidRDefault="00C51B32" w:rsidP="00C51B32"/>
        </w:tc>
      </w:tr>
      <w:tr w:rsidR="00C51B32" w14:paraId="450BA8D1" w14:textId="77777777" w:rsidTr="00CF19DF">
        <w:trPr>
          <w:trHeight w:val="824"/>
        </w:trPr>
        <w:tc>
          <w:tcPr>
            <w:tcW w:w="562" w:type="dxa"/>
          </w:tcPr>
          <w:p w14:paraId="604CD712" w14:textId="77777777" w:rsidR="00C51B32" w:rsidRDefault="00C51B32" w:rsidP="00C51B32">
            <w:r>
              <w:t>8</w:t>
            </w:r>
          </w:p>
        </w:tc>
        <w:tc>
          <w:tcPr>
            <w:tcW w:w="1418" w:type="dxa"/>
          </w:tcPr>
          <w:p w14:paraId="7EE3AF64" w14:textId="77777777" w:rsidR="00C51B32" w:rsidRDefault="00C51B32" w:rsidP="00C51B32">
            <w:r>
              <w:t>LOS</w:t>
            </w:r>
          </w:p>
        </w:tc>
        <w:tc>
          <w:tcPr>
            <w:tcW w:w="1417" w:type="dxa"/>
          </w:tcPr>
          <w:p w14:paraId="7FCC9812" w14:textId="77777777" w:rsidR="00C51B32" w:rsidRPr="00E53F40" w:rsidRDefault="00C51B32" w:rsidP="00C51B32">
            <w:r w:rsidRPr="00E53F40">
              <w:rPr>
                <w:color w:val="000000"/>
                <w:shd w:val="clear" w:color="auto" w:fill="F8F9FA"/>
              </w:rPr>
              <w:t>Phản hồi kết quả cập nhật</w:t>
            </w:r>
          </w:p>
        </w:tc>
        <w:tc>
          <w:tcPr>
            <w:tcW w:w="709" w:type="dxa"/>
          </w:tcPr>
          <w:p w14:paraId="66F2D768" w14:textId="77777777" w:rsidR="00C51B32" w:rsidRDefault="00C51B32" w:rsidP="00C51B32"/>
        </w:tc>
        <w:tc>
          <w:tcPr>
            <w:tcW w:w="3827" w:type="dxa"/>
          </w:tcPr>
          <w:p w14:paraId="0D3EAE24" w14:textId="77777777" w:rsidR="00C51B32" w:rsidRDefault="00C51B32" w:rsidP="00C51B32">
            <w:r>
              <w:t>Hệ thống LOS phản hồi lại kết quả cập nhật user và quyền tới hệ thống hệ thống LIM</w:t>
            </w:r>
          </w:p>
        </w:tc>
        <w:tc>
          <w:tcPr>
            <w:tcW w:w="1112" w:type="dxa"/>
          </w:tcPr>
          <w:p w14:paraId="38AB4A22" w14:textId="77777777" w:rsidR="00C51B32" w:rsidRDefault="00C51B32" w:rsidP="00C51B32">
            <w:r>
              <w:t xml:space="preserve">Nếu kết quả cập thành công thì chuyển tới bước </w:t>
            </w:r>
            <w:r>
              <w:lastRenderedPageBreak/>
              <w:t>9, 10 ngược lại chuyển tới bước 11, 12</w:t>
            </w:r>
          </w:p>
        </w:tc>
        <w:tc>
          <w:tcPr>
            <w:tcW w:w="899" w:type="dxa"/>
          </w:tcPr>
          <w:p w14:paraId="1E47D6E4" w14:textId="77777777" w:rsidR="00C51B32" w:rsidRDefault="00C51B32" w:rsidP="00C51B32"/>
        </w:tc>
      </w:tr>
      <w:tr w:rsidR="00C51B32" w14:paraId="4238339C" w14:textId="77777777" w:rsidTr="00CF19DF">
        <w:trPr>
          <w:trHeight w:val="1094"/>
        </w:trPr>
        <w:tc>
          <w:tcPr>
            <w:tcW w:w="562" w:type="dxa"/>
          </w:tcPr>
          <w:p w14:paraId="6B583868" w14:textId="77777777" w:rsidR="00C51B32" w:rsidRDefault="00C51B32" w:rsidP="00C51B32">
            <w:r>
              <w:lastRenderedPageBreak/>
              <w:t>9</w:t>
            </w:r>
          </w:p>
        </w:tc>
        <w:tc>
          <w:tcPr>
            <w:tcW w:w="1418" w:type="dxa"/>
          </w:tcPr>
          <w:p w14:paraId="3278EFDC" w14:textId="77777777" w:rsidR="00C51B32" w:rsidRDefault="00C51B32" w:rsidP="00C51B32">
            <w:r>
              <w:t>LIM</w:t>
            </w:r>
          </w:p>
        </w:tc>
        <w:tc>
          <w:tcPr>
            <w:tcW w:w="1417" w:type="dxa"/>
          </w:tcPr>
          <w:p w14:paraId="64968AFC" w14:textId="77777777" w:rsidR="00C51B32" w:rsidRPr="00E53F40" w:rsidRDefault="00C51B32" w:rsidP="00C51B32">
            <w:r w:rsidRPr="00E53F40">
              <w:rPr>
                <w:color w:val="000000"/>
                <w:shd w:val="clear" w:color="auto" w:fill="F8F9FA"/>
              </w:rPr>
              <w:t>Gửi Email thông báo cập nhật tk đến user </w:t>
            </w:r>
          </w:p>
        </w:tc>
        <w:tc>
          <w:tcPr>
            <w:tcW w:w="709" w:type="dxa"/>
          </w:tcPr>
          <w:p w14:paraId="7E5ECAFF" w14:textId="77777777" w:rsidR="00C51B32" w:rsidRDefault="00C51B32" w:rsidP="00C51B32"/>
        </w:tc>
        <w:tc>
          <w:tcPr>
            <w:tcW w:w="3827" w:type="dxa"/>
          </w:tcPr>
          <w:p w14:paraId="159E9698" w14:textId="77777777" w:rsidR="00C51B32" w:rsidRDefault="00C51B32" w:rsidP="00C51B32">
            <w:r>
              <w:t xml:space="preserve">Hệ thống Lim gửi Email đến user thông báo thông tin tài khoản và quyền đã được cập nhật trên hệ thống LOS </w:t>
            </w:r>
          </w:p>
        </w:tc>
        <w:tc>
          <w:tcPr>
            <w:tcW w:w="1112" w:type="dxa"/>
          </w:tcPr>
          <w:p w14:paraId="000405BC" w14:textId="77777777" w:rsidR="00C51B32" w:rsidRDefault="00C51B32" w:rsidP="00C51B32">
            <w:r>
              <w:t>Kết thúc</w:t>
            </w:r>
          </w:p>
        </w:tc>
        <w:tc>
          <w:tcPr>
            <w:tcW w:w="899" w:type="dxa"/>
          </w:tcPr>
          <w:p w14:paraId="355CBFD6" w14:textId="77777777" w:rsidR="00C51B32" w:rsidRDefault="0074657A" w:rsidP="00C51B32">
            <w:r w:rsidRPr="0074657A">
              <w:rPr>
                <w:sz w:val="20"/>
                <w:szCs w:val="20"/>
              </w:rPr>
              <w:t>Mẫu nội dung Email tại file đính kèm</w:t>
            </w:r>
          </w:p>
        </w:tc>
      </w:tr>
      <w:tr w:rsidR="00C51B32" w14:paraId="18F2AC7D" w14:textId="77777777" w:rsidTr="00CF19DF">
        <w:trPr>
          <w:trHeight w:val="539"/>
        </w:trPr>
        <w:tc>
          <w:tcPr>
            <w:tcW w:w="562" w:type="dxa"/>
          </w:tcPr>
          <w:p w14:paraId="0120B830" w14:textId="77777777" w:rsidR="00C51B32" w:rsidRDefault="00C51B32" w:rsidP="00C51B32">
            <w:r>
              <w:t>10</w:t>
            </w:r>
          </w:p>
        </w:tc>
        <w:tc>
          <w:tcPr>
            <w:tcW w:w="1418" w:type="dxa"/>
          </w:tcPr>
          <w:p w14:paraId="5F46B066" w14:textId="77777777" w:rsidR="00C51B32" w:rsidRDefault="00C51B32" w:rsidP="00C51B32">
            <w:r>
              <w:t>LIM</w:t>
            </w:r>
          </w:p>
        </w:tc>
        <w:tc>
          <w:tcPr>
            <w:tcW w:w="1417" w:type="dxa"/>
          </w:tcPr>
          <w:p w14:paraId="35EA2447" w14:textId="77777777" w:rsidR="00C51B32" w:rsidRPr="00E53F40" w:rsidRDefault="00C51B32" w:rsidP="00C51B32">
            <w:r w:rsidRPr="00E53F40">
              <w:rPr>
                <w:color w:val="000000"/>
                <w:shd w:val="clear" w:color="auto" w:fill="F8F9FA"/>
              </w:rPr>
              <w:t xml:space="preserve"> Ghi log phân quyền user thành công</w:t>
            </w:r>
          </w:p>
        </w:tc>
        <w:tc>
          <w:tcPr>
            <w:tcW w:w="709" w:type="dxa"/>
          </w:tcPr>
          <w:p w14:paraId="727E9A52" w14:textId="77777777" w:rsidR="00C51B32" w:rsidRDefault="00C51B32" w:rsidP="00C51B32"/>
        </w:tc>
        <w:tc>
          <w:tcPr>
            <w:tcW w:w="3827" w:type="dxa"/>
          </w:tcPr>
          <w:p w14:paraId="7DF33685" w14:textId="77777777" w:rsidR="00C51B32" w:rsidRDefault="00C51B32" w:rsidP="00C51B32">
            <w:r>
              <w:t>Hệ thống Lim ghi lại lịch sử việc cập nhật user và phân quyền cho user thành công vào Database của Lim</w:t>
            </w:r>
          </w:p>
        </w:tc>
        <w:tc>
          <w:tcPr>
            <w:tcW w:w="1112" w:type="dxa"/>
          </w:tcPr>
          <w:p w14:paraId="767F7A88" w14:textId="77777777" w:rsidR="00C51B32" w:rsidRDefault="00C51B32" w:rsidP="00C51B32">
            <w:r>
              <w:t>Kết thúc</w:t>
            </w:r>
          </w:p>
        </w:tc>
        <w:tc>
          <w:tcPr>
            <w:tcW w:w="899" w:type="dxa"/>
          </w:tcPr>
          <w:p w14:paraId="138CBB1B" w14:textId="77777777" w:rsidR="00C51B32" w:rsidRDefault="00C51B32" w:rsidP="00C51B32"/>
        </w:tc>
      </w:tr>
      <w:tr w:rsidR="00C51B32" w14:paraId="07636D31" w14:textId="77777777" w:rsidTr="00CF19DF">
        <w:trPr>
          <w:trHeight w:val="824"/>
        </w:trPr>
        <w:tc>
          <w:tcPr>
            <w:tcW w:w="562" w:type="dxa"/>
          </w:tcPr>
          <w:p w14:paraId="30CFFB4C" w14:textId="77777777" w:rsidR="00C51B32" w:rsidRDefault="00C51B32" w:rsidP="00C51B32">
            <w:r>
              <w:t>11</w:t>
            </w:r>
          </w:p>
        </w:tc>
        <w:tc>
          <w:tcPr>
            <w:tcW w:w="1418" w:type="dxa"/>
          </w:tcPr>
          <w:p w14:paraId="35E85BD1" w14:textId="77777777" w:rsidR="00C51B32" w:rsidRDefault="00C51B32" w:rsidP="00C51B32">
            <w:r>
              <w:t>LIM</w:t>
            </w:r>
          </w:p>
        </w:tc>
        <w:tc>
          <w:tcPr>
            <w:tcW w:w="1417" w:type="dxa"/>
          </w:tcPr>
          <w:p w14:paraId="2E172629" w14:textId="77777777" w:rsidR="00C51B32" w:rsidRPr="00E53F40" w:rsidRDefault="00C51B32" w:rsidP="00C51B32">
            <w:r w:rsidRPr="00E53F40">
              <w:rPr>
                <w:color w:val="000000"/>
                <w:shd w:val="clear" w:color="auto" w:fill="F8F9FA"/>
              </w:rPr>
              <w:t> Ghi log cập nhật phân quyền user thành công</w:t>
            </w:r>
          </w:p>
        </w:tc>
        <w:tc>
          <w:tcPr>
            <w:tcW w:w="709" w:type="dxa"/>
          </w:tcPr>
          <w:p w14:paraId="491FC670" w14:textId="77777777" w:rsidR="00C51B32" w:rsidRDefault="00C51B32" w:rsidP="00C51B32"/>
        </w:tc>
        <w:tc>
          <w:tcPr>
            <w:tcW w:w="3827" w:type="dxa"/>
          </w:tcPr>
          <w:p w14:paraId="630CA4D5" w14:textId="77777777" w:rsidR="00C51B32" w:rsidRDefault="00C51B32" w:rsidP="00C51B32">
            <w:r>
              <w:t>Hệ thống Lim ghi lại lịch sử việc cập nhật user và phân quyền cho user bị thất bại vào Database của Lim</w:t>
            </w:r>
          </w:p>
        </w:tc>
        <w:tc>
          <w:tcPr>
            <w:tcW w:w="1112" w:type="dxa"/>
          </w:tcPr>
          <w:p w14:paraId="771C59AA" w14:textId="77777777" w:rsidR="00C51B32" w:rsidRDefault="00C51B32" w:rsidP="00C51B32">
            <w:r>
              <w:t>Kết thúc</w:t>
            </w:r>
          </w:p>
        </w:tc>
        <w:tc>
          <w:tcPr>
            <w:tcW w:w="899" w:type="dxa"/>
          </w:tcPr>
          <w:p w14:paraId="15A8CA3E" w14:textId="77777777" w:rsidR="00C51B32" w:rsidRDefault="00C51B32" w:rsidP="00C51B32"/>
        </w:tc>
      </w:tr>
      <w:tr w:rsidR="00C51B32" w14:paraId="0644F69A" w14:textId="77777777" w:rsidTr="00CF19DF">
        <w:trPr>
          <w:trHeight w:val="553"/>
        </w:trPr>
        <w:tc>
          <w:tcPr>
            <w:tcW w:w="562" w:type="dxa"/>
          </w:tcPr>
          <w:p w14:paraId="0C609AEA" w14:textId="77777777" w:rsidR="00C51B32" w:rsidRDefault="00C51B32" w:rsidP="00C51B32">
            <w:r>
              <w:t>12</w:t>
            </w:r>
          </w:p>
        </w:tc>
        <w:tc>
          <w:tcPr>
            <w:tcW w:w="1418" w:type="dxa"/>
          </w:tcPr>
          <w:p w14:paraId="7123B9A1" w14:textId="77777777" w:rsidR="00C51B32" w:rsidRDefault="00C51B32" w:rsidP="00C51B32">
            <w:r>
              <w:t>LIM</w:t>
            </w:r>
          </w:p>
        </w:tc>
        <w:tc>
          <w:tcPr>
            <w:tcW w:w="1417" w:type="dxa"/>
          </w:tcPr>
          <w:p w14:paraId="02953F4B" w14:textId="77777777" w:rsidR="00C51B32" w:rsidRPr="00E53F40" w:rsidRDefault="00C51B32" w:rsidP="00C51B32">
            <w:r w:rsidRPr="00E53F40">
              <w:rPr>
                <w:color w:val="000000"/>
                <w:shd w:val="clear" w:color="auto" w:fill="F8F9FA"/>
              </w:rPr>
              <w:t xml:space="preserve">  Gửi mail cảnh báo đến admin</w:t>
            </w:r>
          </w:p>
        </w:tc>
        <w:tc>
          <w:tcPr>
            <w:tcW w:w="709" w:type="dxa"/>
          </w:tcPr>
          <w:p w14:paraId="32A9BFA4" w14:textId="77777777" w:rsidR="00C51B32" w:rsidRDefault="00C51B32" w:rsidP="00C51B32"/>
        </w:tc>
        <w:tc>
          <w:tcPr>
            <w:tcW w:w="3827" w:type="dxa"/>
          </w:tcPr>
          <w:p w14:paraId="3529D48B" w14:textId="77777777" w:rsidR="00C51B32" w:rsidRDefault="00C51B32" w:rsidP="00C51B32">
            <w:r>
              <w:t>Hệ thống Lim gửi Email đến admin hỗ trợ vận hành hệ thống LIM cảnh báo về việc cập nhật user và phân cho user bị thất bại.</w:t>
            </w:r>
          </w:p>
          <w:p w14:paraId="20CB9A6F" w14:textId="77777777" w:rsidR="00C51B32" w:rsidRDefault="00C51B32" w:rsidP="00C51B32"/>
        </w:tc>
        <w:tc>
          <w:tcPr>
            <w:tcW w:w="1112" w:type="dxa"/>
          </w:tcPr>
          <w:p w14:paraId="3DF0682B" w14:textId="77777777" w:rsidR="00C51B32" w:rsidRDefault="00C51B32" w:rsidP="00C51B32">
            <w:r>
              <w:t>Kết thúc</w:t>
            </w:r>
          </w:p>
        </w:tc>
        <w:tc>
          <w:tcPr>
            <w:tcW w:w="899" w:type="dxa"/>
          </w:tcPr>
          <w:p w14:paraId="4AD91D46" w14:textId="77777777" w:rsidR="00C51B32" w:rsidRDefault="0074657A" w:rsidP="00C51B32">
            <w:r w:rsidRPr="0074657A">
              <w:rPr>
                <w:sz w:val="20"/>
                <w:szCs w:val="20"/>
              </w:rPr>
              <w:t>Mẫu nội dung Email tại file đính kèm</w:t>
            </w:r>
          </w:p>
        </w:tc>
      </w:tr>
    </w:tbl>
    <w:p w14:paraId="1EB52234" w14:textId="77777777" w:rsidR="009A7D90" w:rsidRDefault="009A7D90" w:rsidP="00512C71"/>
    <w:p w14:paraId="25EDD778" w14:textId="77777777" w:rsidR="004A4E6C" w:rsidRDefault="00D50FA7" w:rsidP="006D359A">
      <w:pPr>
        <w:pStyle w:val="Heading2"/>
        <w:rPr>
          <w:color w:val="auto"/>
        </w:rPr>
      </w:pPr>
      <w:bookmarkStart w:id="69" w:name="_Toc117684860"/>
      <w:r>
        <w:rPr>
          <w:color w:val="auto"/>
        </w:rPr>
        <w:t>X</w:t>
      </w:r>
      <w:r w:rsidR="006D359A" w:rsidRPr="006D359A">
        <w:rPr>
          <w:color w:val="auto"/>
        </w:rPr>
        <w:t>ây dựng chức năng mở tài khoản tự động trên LIM khi nhân viên đi làm trở lại trên hệ thố</w:t>
      </w:r>
      <w:r w:rsidR="006D359A">
        <w:rPr>
          <w:color w:val="auto"/>
        </w:rPr>
        <w:t>ng</w:t>
      </w:r>
      <w:r w:rsidR="00895191">
        <w:rPr>
          <w:color w:val="auto"/>
        </w:rPr>
        <w:t xml:space="preserve"> </w:t>
      </w:r>
      <w:r w:rsidR="00794BAD">
        <w:rPr>
          <w:color w:val="auto"/>
        </w:rPr>
        <w:t>PS.</w:t>
      </w:r>
      <w:bookmarkEnd w:id="69"/>
    </w:p>
    <w:p w14:paraId="306FE160" w14:textId="77777777" w:rsidR="004A4E6C" w:rsidRPr="00852D0B" w:rsidRDefault="004A4E6C" w:rsidP="004A4E6C">
      <w:pPr>
        <w:rPr>
          <w:b/>
        </w:rPr>
      </w:pPr>
      <w:r w:rsidRPr="00852D0B">
        <w:rPr>
          <w:b/>
        </w:rPr>
        <w:t>3.2.1. Mô tả mục đích</w:t>
      </w:r>
    </w:p>
    <w:p w14:paraId="4F25DDFD" w14:textId="77777777" w:rsidR="004A4E6C" w:rsidRDefault="0087097F" w:rsidP="004A4E6C">
      <w:pPr>
        <w:ind w:firstLine="426"/>
      </w:pPr>
      <w:r>
        <w:t>Mở lại</w:t>
      </w:r>
      <w:r w:rsidR="004A4E6C">
        <w:t xml:space="preserve"> tài khoản và phân quyền user trên ứng dụng LOS một cách tự động theo chính sách phân quyền tại LienVietPosBank khi nhân viên </w:t>
      </w:r>
      <w:r w:rsidR="00FD160A">
        <w:t xml:space="preserve">xin </w:t>
      </w:r>
      <w:r w:rsidR="002C3AD4">
        <w:t xml:space="preserve">quay trở lại đi </w:t>
      </w:r>
      <w:r>
        <w:t>làm</w:t>
      </w:r>
      <w:r w:rsidR="00FD160A">
        <w:t xml:space="preserve"> việc</w:t>
      </w:r>
      <w:r>
        <w:t xml:space="preserve"> </w:t>
      </w:r>
      <w:r w:rsidR="004A4E6C">
        <w:t>trên hệ thống PS</w:t>
      </w:r>
    </w:p>
    <w:p w14:paraId="7AC22300" w14:textId="77777777" w:rsidR="004A4E6C" w:rsidRDefault="004A4E6C" w:rsidP="004A4E6C">
      <w:pPr>
        <w:rPr>
          <w:b/>
        </w:rPr>
      </w:pPr>
      <w:commentRangeStart w:id="70"/>
      <w:r w:rsidRPr="00852D0B">
        <w:rPr>
          <w:b/>
        </w:rPr>
        <w:t>3.2.2. Luồng nghiệp vụ</w:t>
      </w:r>
      <w:commentRangeEnd w:id="70"/>
      <w:r w:rsidR="000E1821">
        <w:rPr>
          <w:rStyle w:val="CommentReference"/>
        </w:rPr>
        <w:commentReference w:id="70"/>
      </w:r>
    </w:p>
    <w:p w14:paraId="04C5AD04" w14:textId="77777777" w:rsidR="004A4E6C" w:rsidRPr="00852D0B" w:rsidRDefault="00971413" w:rsidP="004A4E6C">
      <w:pPr>
        <w:jc w:val="center"/>
        <w:rPr>
          <w:b/>
        </w:rPr>
      </w:pPr>
      <w:r>
        <w:rPr>
          <w:b/>
          <w:noProof/>
        </w:rPr>
        <w:lastRenderedPageBreak/>
        <w:drawing>
          <wp:inline distT="0" distB="0" distL="0" distR="0" wp14:anchorId="0D081803" wp14:editId="0A8DE90F">
            <wp:extent cx="5944235" cy="6619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 lai vi tri lam viec.png"/>
                    <pic:cNvPicPr/>
                  </pic:nvPicPr>
                  <pic:blipFill>
                    <a:blip r:embed="rId12">
                      <a:extLst>
                        <a:ext uri="{28A0092B-C50C-407E-A947-70E740481C1C}">
                          <a14:useLocalDpi xmlns:a14="http://schemas.microsoft.com/office/drawing/2010/main" val="0"/>
                        </a:ext>
                      </a:extLst>
                    </a:blip>
                    <a:stretch>
                      <a:fillRect/>
                    </a:stretch>
                  </pic:blipFill>
                  <pic:spPr>
                    <a:xfrm>
                      <a:off x="0" y="0"/>
                      <a:ext cx="5944235" cy="6619875"/>
                    </a:xfrm>
                    <a:prstGeom prst="rect">
                      <a:avLst/>
                    </a:prstGeom>
                  </pic:spPr>
                </pic:pic>
              </a:graphicData>
            </a:graphic>
          </wp:inline>
        </w:drawing>
      </w:r>
    </w:p>
    <w:p w14:paraId="2E8B293A" w14:textId="77777777" w:rsidR="004A4E6C" w:rsidRDefault="004A4E6C" w:rsidP="004A4E6C">
      <w:pPr>
        <w:rPr>
          <w:b/>
        </w:rPr>
      </w:pPr>
      <w:r w:rsidRPr="00852D0B">
        <w:rPr>
          <w:b/>
        </w:rPr>
        <w:t>3.2.3. Mô tả chi tiết các bước</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4A4E6C" w:rsidRPr="00932A8E" w14:paraId="41C81C75" w14:textId="77777777" w:rsidTr="00CF19DF">
        <w:trPr>
          <w:trHeight w:val="749"/>
          <w:tblHeader/>
        </w:trPr>
        <w:tc>
          <w:tcPr>
            <w:tcW w:w="562" w:type="dxa"/>
            <w:shd w:val="pct5" w:color="auto" w:fill="auto"/>
          </w:tcPr>
          <w:p w14:paraId="2BB96772" w14:textId="77777777" w:rsidR="004A4E6C" w:rsidRPr="00932A8E" w:rsidRDefault="004A4E6C" w:rsidP="00CF19DF">
            <w:pPr>
              <w:rPr>
                <w:b/>
                <w:sz w:val="22"/>
                <w:szCs w:val="22"/>
              </w:rPr>
            </w:pPr>
            <w:r w:rsidRPr="00932A8E">
              <w:rPr>
                <w:b/>
                <w:sz w:val="22"/>
                <w:szCs w:val="22"/>
              </w:rPr>
              <w:t>Bước</w:t>
            </w:r>
          </w:p>
        </w:tc>
        <w:tc>
          <w:tcPr>
            <w:tcW w:w="1418" w:type="dxa"/>
            <w:shd w:val="pct5" w:color="auto" w:fill="auto"/>
          </w:tcPr>
          <w:p w14:paraId="02C23DEF" w14:textId="77777777" w:rsidR="004A4E6C" w:rsidRPr="00932A8E" w:rsidRDefault="004A4E6C" w:rsidP="00CF19DF">
            <w:pPr>
              <w:rPr>
                <w:b/>
                <w:sz w:val="22"/>
                <w:szCs w:val="22"/>
              </w:rPr>
            </w:pPr>
            <w:r>
              <w:rPr>
                <w:b/>
                <w:sz w:val="22"/>
                <w:szCs w:val="22"/>
              </w:rPr>
              <w:t>Tác nhân</w:t>
            </w:r>
          </w:p>
        </w:tc>
        <w:tc>
          <w:tcPr>
            <w:tcW w:w="1417" w:type="dxa"/>
            <w:shd w:val="pct5" w:color="auto" w:fill="auto"/>
          </w:tcPr>
          <w:p w14:paraId="70CEB22B" w14:textId="77777777" w:rsidR="004A4E6C" w:rsidRPr="00932A8E" w:rsidRDefault="004A4E6C" w:rsidP="00CF19DF">
            <w:pPr>
              <w:rPr>
                <w:b/>
                <w:sz w:val="22"/>
                <w:szCs w:val="22"/>
              </w:rPr>
            </w:pPr>
            <w:r w:rsidRPr="00932A8E">
              <w:rPr>
                <w:b/>
                <w:sz w:val="22"/>
                <w:szCs w:val="22"/>
              </w:rPr>
              <w:t>Thao tác thực hiện</w:t>
            </w:r>
          </w:p>
        </w:tc>
        <w:tc>
          <w:tcPr>
            <w:tcW w:w="709" w:type="dxa"/>
            <w:shd w:val="pct5" w:color="auto" w:fill="auto"/>
          </w:tcPr>
          <w:p w14:paraId="44960C3E" w14:textId="77777777" w:rsidR="004A4E6C" w:rsidRPr="00932A8E" w:rsidRDefault="004A4E6C" w:rsidP="00CF19DF">
            <w:pPr>
              <w:rPr>
                <w:b/>
                <w:sz w:val="22"/>
                <w:szCs w:val="22"/>
              </w:rPr>
            </w:pPr>
            <w:r>
              <w:rPr>
                <w:b/>
                <w:sz w:val="22"/>
                <w:szCs w:val="22"/>
              </w:rPr>
              <w:t>Màn hình</w:t>
            </w:r>
          </w:p>
        </w:tc>
        <w:tc>
          <w:tcPr>
            <w:tcW w:w="3827" w:type="dxa"/>
            <w:shd w:val="pct5" w:color="auto" w:fill="auto"/>
          </w:tcPr>
          <w:p w14:paraId="4B60713A" w14:textId="77777777" w:rsidR="004A4E6C" w:rsidRPr="00932A8E" w:rsidRDefault="004A4E6C" w:rsidP="00CF19DF">
            <w:pPr>
              <w:rPr>
                <w:b/>
                <w:sz w:val="22"/>
                <w:szCs w:val="22"/>
              </w:rPr>
            </w:pPr>
            <w:r w:rsidRPr="00932A8E">
              <w:rPr>
                <w:b/>
                <w:sz w:val="22"/>
                <w:szCs w:val="22"/>
              </w:rPr>
              <w:t>Hệ thống xử lý</w:t>
            </w:r>
          </w:p>
        </w:tc>
        <w:tc>
          <w:tcPr>
            <w:tcW w:w="1112" w:type="dxa"/>
            <w:shd w:val="pct5" w:color="auto" w:fill="auto"/>
          </w:tcPr>
          <w:p w14:paraId="4DE49B95" w14:textId="77777777" w:rsidR="004A4E6C" w:rsidRPr="00932A8E" w:rsidRDefault="004A4E6C" w:rsidP="00CF19DF">
            <w:pPr>
              <w:rPr>
                <w:b/>
                <w:sz w:val="22"/>
                <w:szCs w:val="22"/>
              </w:rPr>
            </w:pPr>
            <w:r w:rsidRPr="00932A8E">
              <w:rPr>
                <w:b/>
                <w:sz w:val="22"/>
                <w:szCs w:val="22"/>
              </w:rPr>
              <w:t>Bước tiếp theo</w:t>
            </w:r>
          </w:p>
        </w:tc>
        <w:tc>
          <w:tcPr>
            <w:tcW w:w="899" w:type="dxa"/>
            <w:shd w:val="pct5" w:color="auto" w:fill="auto"/>
          </w:tcPr>
          <w:p w14:paraId="563170FA" w14:textId="77777777" w:rsidR="004A4E6C" w:rsidRPr="00932A8E" w:rsidRDefault="004A4E6C" w:rsidP="00CF19DF">
            <w:pPr>
              <w:rPr>
                <w:b/>
                <w:sz w:val="22"/>
                <w:szCs w:val="22"/>
              </w:rPr>
            </w:pPr>
            <w:r w:rsidRPr="00932A8E">
              <w:rPr>
                <w:b/>
                <w:sz w:val="22"/>
                <w:szCs w:val="22"/>
              </w:rPr>
              <w:t>Ghi chú</w:t>
            </w:r>
          </w:p>
        </w:tc>
      </w:tr>
      <w:tr w:rsidR="00C51B32" w14:paraId="0DC3CDC8" w14:textId="77777777" w:rsidTr="00CF19DF">
        <w:trPr>
          <w:trHeight w:val="1108"/>
        </w:trPr>
        <w:tc>
          <w:tcPr>
            <w:tcW w:w="562" w:type="dxa"/>
          </w:tcPr>
          <w:p w14:paraId="34F89516" w14:textId="77777777" w:rsidR="00C51B32" w:rsidRDefault="00C51B32" w:rsidP="00C51B32">
            <w:r>
              <w:t>1</w:t>
            </w:r>
          </w:p>
        </w:tc>
        <w:tc>
          <w:tcPr>
            <w:tcW w:w="1418" w:type="dxa"/>
          </w:tcPr>
          <w:p w14:paraId="3F7C4C00" w14:textId="77777777" w:rsidR="00C51B32" w:rsidRDefault="00C51B32" w:rsidP="00C51B32">
            <w:r>
              <w:t>User</w:t>
            </w:r>
          </w:p>
        </w:tc>
        <w:tc>
          <w:tcPr>
            <w:tcW w:w="1417" w:type="dxa"/>
          </w:tcPr>
          <w:p w14:paraId="1E7C8221" w14:textId="77777777" w:rsidR="00C51B32" w:rsidRPr="004425B3" w:rsidRDefault="00C51B32" w:rsidP="00C51B32">
            <w:r w:rsidRPr="004425B3">
              <w:rPr>
                <w:color w:val="000000"/>
                <w:shd w:val="clear" w:color="auto" w:fill="F8F9FA"/>
              </w:rPr>
              <w:t>Nhập thông tin  nhân viên vào làm lại</w:t>
            </w:r>
          </w:p>
        </w:tc>
        <w:tc>
          <w:tcPr>
            <w:tcW w:w="709" w:type="dxa"/>
          </w:tcPr>
          <w:p w14:paraId="2998F592" w14:textId="77777777" w:rsidR="00C51B32" w:rsidRDefault="00C51B32" w:rsidP="00C51B32"/>
        </w:tc>
        <w:tc>
          <w:tcPr>
            <w:tcW w:w="3827" w:type="dxa"/>
          </w:tcPr>
          <w:p w14:paraId="6C11A3C0" w14:textId="77777777" w:rsidR="00C51B32" w:rsidRDefault="00C51B32" w:rsidP="003C5D4C">
            <w:r>
              <w:t xml:space="preserve">Hiển thị màn hình </w:t>
            </w:r>
            <w:r w:rsidR="003C5D4C">
              <w:t>mở lại</w:t>
            </w:r>
            <w:r>
              <w:t xml:space="preserve"> nhân viên </w:t>
            </w:r>
            <w:r w:rsidR="003C5D4C">
              <w:t>đã xin nghỉ việc</w:t>
            </w:r>
          </w:p>
        </w:tc>
        <w:tc>
          <w:tcPr>
            <w:tcW w:w="1112" w:type="dxa"/>
          </w:tcPr>
          <w:p w14:paraId="7BC3E20D" w14:textId="77777777" w:rsidR="00C51B32" w:rsidRDefault="00C51B32" w:rsidP="00C51B32">
            <w:r>
              <w:t>Bước 2</w:t>
            </w:r>
          </w:p>
        </w:tc>
        <w:tc>
          <w:tcPr>
            <w:tcW w:w="899" w:type="dxa"/>
          </w:tcPr>
          <w:p w14:paraId="24C3FCBE" w14:textId="77777777" w:rsidR="00C51B32" w:rsidRDefault="00C51B32" w:rsidP="00C51B32"/>
        </w:tc>
      </w:tr>
      <w:tr w:rsidR="00C51B32" w14:paraId="655CBB81" w14:textId="77777777" w:rsidTr="00CF19DF">
        <w:trPr>
          <w:trHeight w:val="809"/>
        </w:trPr>
        <w:tc>
          <w:tcPr>
            <w:tcW w:w="562" w:type="dxa"/>
          </w:tcPr>
          <w:p w14:paraId="2BBA3372" w14:textId="77777777" w:rsidR="00C51B32" w:rsidRDefault="00C51B32" w:rsidP="00C51B32">
            <w:r>
              <w:lastRenderedPageBreak/>
              <w:t>2</w:t>
            </w:r>
          </w:p>
        </w:tc>
        <w:tc>
          <w:tcPr>
            <w:tcW w:w="1418" w:type="dxa"/>
          </w:tcPr>
          <w:p w14:paraId="21546253" w14:textId="77777777" w:rsidR="00C51B32" w:rsidRDefault="00C51B32" w:rsidP="00C51B32">
            <w:r w:rsidRPr="000A4CFB">
              <w:t>PEOPLESOFT</w:t>
            </w:r>
          </w:p>
        </w:tc>
        <w:tc>
          <w:tcPr>
            <w:tcW w:w="1417" w:type="dxa"/>
          </w:tcPr>
          <w:p w14:paraId="3D4CCFB0" w14:textId="77777777" w:rsidR="00C51B32" w:rsidRPr="004425B3" w:rsidRDefault="00971413" w:rsidP="00C51B32">
            <w:r>
              <w:rPr>
                <w:color w:val="000000"/>
                <w:shd w:val="clear" w:color="auto" w:fill="F8F9FA"/>
              </w:rPr>
              <w:t>Cập nhật</w:t>
            </w:r>
            <w:r w:rsidR="00464677">
              <w:rPr>
                <w:color w:val="000000"/>
                <w:shd w:val="clear" w:color="auto" w:fill="F8F9FA"/>
              </w:rPr>
              <w:t xml:space="preserve"> thông tin nhân viên vào làm lại</w:t>
            </w:r>
          </w:p>
        </w:tc>
        <w:tc>
          <w:tcPr>
            <w:tcW w:w="709" w:type="dxa"/>
          </w:tcPr>
          <w:p w14:paraId="46C85BFE" w14:textId="77777777" w:rsidR="00C51B32" w:rsidRDefault="00C51B32" w:rsidP="00C51B32"/>
        </w:tc>
        <w:tc>
          <w:tcPr>
            <w:tcW w:w="3827" w:type="dxa"/>
          </w:tcPr>
          <w:p w14:paraId="0F7DFCF0" w14:textId="77777777" w:rsidR="00C51B32" w:rsidRDefault="00C51B32" w:rsidP="008C3EE5">
            <w:r>
              <w:t xml:space="preserve">Gửi thông tin </w:t>
            </w:r>
            <w:r w:rsidR="008C3EE5">
              <w:t>cập nhật nhân</w:t>
            </w:r>
            <w:r>
              <w:t xml:space="preserve"> viên </w:t>
            </w:r>
            <w:r w:rsidR="008C3EE5">
              <w:t>xin đi làm lại</w:t>
            </w:r>
            <w:r>
              <w:t xml:space="preserve"> và yêu cầu </w:t>
            </w:r>
            <w:r w:rsidR="008C3EE5">
              <w:t xml:space="preserve">mở lại </w:t>
            </w:r>
            <w:r w:rsidR="005E7970">
              <w:t xml:space="preserve">thông tin </w:t>
            </w:r>
            <w:r>
              <w:t xml:space="preserve">nhân viên </w:t>
            </w:r>
            <w:r w:rsidR="0061001E">
              <w:t xml:space="preserve">đó </w:t>
            </w:r>
            <w:r>
              <w:t xml:space="preserve">đến backand hệ thống PS </w:t>
            </w:r>
          </w:p>
        </w:tc>
        <w:tc>
          <w:tcPr>
            <w:tcW w:w="1112" w:type="dxa"/>
          </w:tcPr>
          <w:p w14:paraId="6F5D389C" w14:textId="77777777" w:rsidR="00C51B32" w:rsidRDefault="00C51B32" w:rsidP="00C51B32">
            <w:r>
              <w:t>Bước 3</w:t>
            </w:r>
          </w:p>
        </w:tc>
        <w:tc>
          <w:tcPr>
            <w:tcW w:w="899" w:type="dxa"/>
          </w:tcPr>
          <w:p w14:paraId="6651A611" w14:textId="77777777" w:rsidR="00C51B32" w:rsidRDefault="00C51B32" w:rsidP="00C51B32"/>
        </w:tc>
      </w:tr>
      <w:tr w:rsidR="00C51B32" w14:paraId="7AEBFE97" w14:textId="77777777" w:rsidTr="00CF19DF">
        <w:trPr>
          <w:trHeight w:val="824"/>
        </w:trPr>
        <w:tc>
          <w:tcPr>
            <w:tcW w:w="562" w:type="dxa"/>
          </w:tcPr>
          <w:p w14:paraId="31924232" w14:textId="77777777" w:rsidR="00C51B32" w:rsidRDefault="00C51B32" w:rsidP="00C51B32">
            <w:r>
              <w:t>3</w:t>
            </w:r>
          </w:p>
        </w:tc>
        <w:tc>
          <w:tcPr>
            <w:tcW w:w="1418" w:type="dxa"/>
          </w:tcPr>
          <w:p w14:paraId="53023514" w14:textId="77777777" w:rsidR="00C51B32" w:rsidRDefault="00F534FA" w:rsidP="00C51B32">
            <w:r w:rsidRPr="000A4CFB">
              <w:t>PEOPLESOFT</w:t>
            </w:r>
          </w:p>
        </w:tc>
        <w:tc>
          <w:tcPr>
            <w:tcW w:w="1417" w:type="dxa"/>
          </w:tcPr>
          <w:p w14:paraId="16BB33F5" w14:textId="77777777" w:rsidR="00C51B32" w:rsidRPr="004425B3" w:rsidRDefault="00C51B32" w:rsidP="00C51B32">
            <w:r w:rsidRPr="004425B3">
              <w:rPr>
                <w:color w:val="000000"/>
                <w:shd w:val="clear" w:color="auto" w:fill="F8F9FA"/>
              </w:rPr>
              <w:t>Cập nhật thông tin nhân viên vào làm lại</w:t>
            </w:r>
          </w:p>
        </w:tc>
        <w:tc>
          <w:tcPr>
            <w:tcW w:w="709" w:type="dxa"/>
          </w:tcPr>
          <w:p w14:paraId="26C502DD" w14:textId="77777777" w:rsidR="00C51B32" w:rsidRDefault="00C51B32" w:rsidP="00C51B32"/>
        </w:tc>
        <w:tc>
          <w:tcPr>
            <w:tcW w:w="3827" w:type="dxa"/>
          </w:tcPr>
          <w:p w14:paraId="6F0BAF59" w14:textId="77777777" w:rsidR="00C51B32" w:rsidRDefault="00C51B32" w:rsidP="0061001E">
            <w:r>
              <w:t xml:space="preserve">Hệ thống PS </w:t>
            </w:r>
            <w:r w:rsidR="0061001E">
              <w:t>cập nhật</w:t>
            </w:r>
            <w:r>
              <w:t xml:space="preserve"> </w:t>
            </w:r>
            <w:r w:rsidR="0061001E">
              <w:t xml:space="preserve">mở lại </w:t>
            </w:r>
            <w:r>
              <w:t>thông tin nhân viên vào Database của PS</w:t>
            </w:r>
          </w:p>
        </w:tc>
        <w:tc>
          <w:tcPr>
            <w:tcW w:w="1112" w:type="dxa"/>
          </w:tcPr>
          <w:p w14:paraId="2E52EC15" w14:textId="77777777" w:rsidR="00C51B32" w:rsidRDefault="00C51B32" w:rsidP="00C51B32">
            <w:r>
              <w:t>Bước 4</w:t>
            </w:r>
          </w:p>
        </w:tc>
        <w:tc>
          <w:tcPr>
            <w:tcW w:w="899" w:type="dxa"/>
          </w:tcPr>
          <w:p w14:paraId="3E37BA1F" w14:textId="77777777" w:rsidR="00C51B32" w:rsidRDefault="00C51B32" w:rsidP="00C51B32"/>
        </w:tc>
      </w:tr>
      <w:tr w:rsidR="00C51B32" w14:paraId="75A8A4CB" w14:textId="77777777" w:rsidTr="00834ECD">
        <w:trPr>
          <w:trHeight w:val="1709"/>
        </w:trPr>
        <w:tc>
          <w:tcPr>
            <w:tcW w:w="562" w:type="dxa"/>
          </w:tcPr>
          <w:p w14:paraId="4A92E40F" w14:textId="77777777" w:rsidR="00C51B32" w:rsidRDefault="00C51B32" w:rsidP="00C51B32">
            <w:r>
              <w:t>4</w:t>
            </w:r>
          </w:p>
        </w:tc>
        <w:tc>
          <w:tcPr>
            <w:tcW w:w="1418" w:type="dxa"/>
          </w:tcPr>
          <w:p w14:paraId="00440160" w14:textId="77777777" w:rsidR="00C51B32" w:rsidRDefault="00C51B32" w:rsidP="00C51B32">
            <w:r>
              <w:t>LIM</w:t>
            </w:r>
          </w:p>
        </w:tc>
        <w:tc>
          <w:tcPr>
            <w:tcW w:w="1417" w:type="dxa"/>
          </w:tcPr>
          <w:p w14:paraId="4BF55EE5" w14:textId="77777777" w:rsidR="00C51B32" w:rsidRPr="004425B3" w:rsidRDefault="00C51B32" w:rsidP="00C51B32">
            <w:r w:rsidRPr="004425B3">
              <w:rPr>
                <w:color w:val="000000"/>
                <w:shd w:val="clear" w:color="auto" w:fill="F8F9FA"/>
              </w:rPr>
              <w:t>Lưu thông tin cập nhật NV vào làm lại vào Database</w:t>
            </w:r>
          </w:p>
        </w:tc>
        <w:tc>
          <w:tcPr>
            <w:tcW w:w="709" w:type="dxa"/>
          </w:tcPr>
          <w:p w14:paraId="1F4658AD" w14:textId="77777777" w:rsidR="00C51B32" w:rsidRDefault="00C51B32" w:rsidP="00C51B32"/>
        </w:tc>
        <w:tc>
          <w:tcPr>
            <w:tcW w:w="3827" w:type="dxa"/>
          </w:tcPr>
          <w:p w14:paraId="68C4B2C5" w14:textId="77777777" w:rsidR="00C51B32" w:rsidRDefault="00F534FA" w:rsidP="00C51B32">
            <w:r>
              <w:t>Job đồng bộ thông tin nhân viên từ hệ thống PS sang hệ thống LIM chạy tự động theo thời gian đã được cấu hình - (thời gian chạy job theo thời gian là 30 phút một lần bắt đầu từ 00h)</w:t>
            </w:r>
          </w:p>
        </w:tc>
        <w:tc>
          <w:tcPr>
            <w:tcW w:w="1112" w:type="dxa"/>
          </w:tcPr>
          <w:p w14:paraId="5D0B2C2C" w14:textId="77777777" w:rsidR="00C51B32" w:rsidRDefault="00C51B32" w:rsidP="00C51B32">
            <w:r>
              <w:t>Bước 5</w:t>
            </w:r>
          </w:p>
        </w:tc>
        <w:tc>
          <w:tcPr>
            <w:tcW w:w="899" w:type="dxa"/>
          </w:tcPr>
          <w:p w14:paraId="10AA7073" w14:textId="77777777" w:rsidR="00C51B32" w:rsidRDefault="00C51B32" w:rsidP="00C51B32"/>
        </w:tc>
      </w:tr>
      <w:tr w:rsidR="00C51B32" w14:paraId="7AE93157" w14:textId="77777777" w:rsidTr="00CF19DF">
        <w:trPr>
          <w:trHeight w:val="553"/>
        </w:trPr>
        <w:tc>
          <w:tcPr>
            <w:tcW w:w="562" w:type="dxa"/>
          </w:tcPr>
          <w:p w14:paraId="61C708B7" w14:textId="77777777" w:rsidR="00C51B32" w:rsidRPr="001D0858" w:rsidRDefault="00C51B32" w:rsidP="00C51B32">
            <w:pPr>
              <w:rPr>
                <w:b/>
              </w:rPr>
            </w:pPr>
            <w:r w:rsidRPr="001D0858">
              <w:rPr>
                <w:b/>
              </w:rPr>
              <w:t>5</w:t>
            </w:r>
          </w:p>
        </w:tc>
        <w:tc>
          <w:tcPr>
            <w:tcW w:w="1418" w:type="dxa"/>
          </w:tcPr>
          <w:p w14:paraId="2BA62FD2" w14:textId="77777777" w:rsidR="00C51B32" w:rsidRPr="001D0858" w:rsidRDefault="00C51B32" w:rsidP="00C51B32">
            <w:pPr>
              <w:rPr>
                <w:b/>
              </w:rPr>
            </w:pPr>
            <w:r w:rsidRPr="001D0858">
              <w:rPr>
                <w:b/>
              </w:rPr>
              <w:t>LIM</w:t>
            </w:r>
          </w:p>
        </w:tc>
        <w:tc>
          <w:tcPr>
            <w:tcW w:w="1417" w:type="dxa"/>
          </w:tcPr>
          <w:p w14:paraId="21854EE0" w14:textId="77777777" w:rsidR="00C51B32" w:rsidRPr="001D0858" w:rsidRDefault="00C51B32" w:rsidP="00C51B32">
            <w:pPr>
              <w:rPr>
                <w:b/>
              </w:rPr>
            </w:pPr>
            <w:r w:rsidRPr="001D0858">
              <w:rPr>
                <w:b/>
                <w:color w:val="000000"/>
                <w:shd w:val="clear" w:color="auto" w:fill="F8F9FA"/>
              </w:rPr>
              <w:t xml:space="preserve"> Job phân quyền user cho hệ thống LOS</w:t>
            </w:r>
          </w:p>
        </w:tc>
        <w:tc>
          <w:tcPr>
            <w:tcW w:w="709" w:type="dxa"/>
          </w:tcPr>
          <w:p w14:paraId="122FBB13" w14:textId="77777777" w:rsidR="00C51B32" w:rsidRPr="001D0858" w:rsidRDefault="00C51B32" w:rsidP="00C51B32">
            <w:pPr>
              <w:rPr>
                <w:b/>
              </w:rPr>
            </w:pPr>
          </w:p>
        </w:tc>
        <w:tc>
          <w:tcPr>
            <w:tcW w:w="3827" w:type="dxa"/>
          </w:tcPr>
          <w:p w14:paraId="4C287742" w14:textId="77777777" w:rsidR="00C51B32" w:rsidRPr="001D0858" w:rsidRDefault="00C51B32" w:rsidP="00C51B32">
            <w:pPr>
              <w:rPr>
                <w:b/>
                <w:i/>
              </w:rPr>
            </w:pPr>
            <w:r w:rsidRPr="001D0858">
              <w:rPr>
                <w:b/>
              </w:rPr>
              <w:t>Xem chi tiết Bảng I</w:t>
            </w:r>
          </w:p>
        </w:tc>
        <w:tc>
          <w:tcPr>
            <w:tcW w:w="1112" w:type="dxa"/>
          </w:tcPr>
          <w:p w14:paraId="4773F106" w14:textId="77777777" w:rsidR="00C51B32" w:rsidRPr="006A1F91" w:rsidRDefault="00C51B32" w:rsidP="00C51B32">
            <w:pPr>
              <w:rPr>
                <w:b/>
              </w:rPr>
            </w:pPr>
            <w:r w:rsidRPr="006A1F91">
              <w:rPr>
                <w:b/>
              </w:rPr>
              <w:t>Bước 6</w:t>
            </w:r>
          </w:p>
        </w:tc>
        <w:tc>
          <w:tcPr>
            <w:tcW w:w="899" w:type="dxa"/>
          </w:tcPr>
          <w:p w14:paraId="45F2490C" w14:textId="77777777" w:rsidR="00C51B32" w:rsidRPr="001D0858" w:rsidRDefault="00C51B32" w:rsidP="00C51B32">
            <w:pPr>
              <w:rPr>
                <w:b/>
              </w:rPr>
            </w:pPr>
          </w:p>
        </w:tc>
      </w:tr>
      <w:tr w:rsidR="00C51B32" w14:paraId="79EAE31F" w14:textId="77777777" w:rsidTr="00CF19DF">
        <w:trPr>
          <w:trHeight w:val="809"/>
        </w:trPr>
        <w:tc>
          <w:tcPr>
            <w:tcW w:w="562" w:type="dxa"/>
          </w:tcPr>
          <w:p w14:paraId="5F16CA98" w14:textId="77777777" w:rsidR="00C51B32" w:rsidRDefault="00C51B32" w:rsidP="00C51B32">
            <w:r>
              <w:t>6</w:t>
            </w:r>
          </w:p>
        </w:tc>
        <w:tc>
          <w:tcPr>
            <w:tcW w:w="1418" w:type="dxa"/>
          </w:tcPr>
          <w:p w14:paraId="086709F4" w14:textId="77777777" w:rsidR="00C51B32" w:rsidRDefault="00C51B32" w:rsidP="00C51B32">
            <w:r>
              <w:t>LIM</w:t>
            </w:r>
          </w:p>
        </w:tc>
        <w:tc>
          <w:tcPr>
            <w:tcW w:w="1417" w:type="dxa"/>
          </w:tcPr>
          <w:p w14:paraId="73F59C38" w14:textId="77777777" w:rsidR="00C51B32" w:rsidRPr="004425B3" w:rsidRDefault="00C51B32" w:rsidP="00C51B32">
            <w:r w:rsidRPr="004425B3">
              <w:rPr>
                <w:color w:val="000000"/>
                <w:shd w:val="clear" w:color="auto" w:fill="F8F9FA"/>
              </w:rPr>
              <w:t>Gọi API reopen user trên LOS </w:t>
            </w:r>
          </w:p>
        </w:tc>
        <w:tc>
          <w:tcPr>
            <w:tcW w:w="709" w:type="dxa"/>
          </w:tcPr>
          <w:p w14:paraId="30771498" w14:textId="77777777" w:rsidR="00C51B32" w:rsidRDefault="00C51B32" w:rsidP="00C51B32"/>
        </w:tc>
        <w:tc>
          <w:tcPr>
            <w:tcW w:w="3827" w:type="dxa"/>
          </w:tcPr>
          <w:p w14:paraId="635DD59F" w14:textId="77777777" w:rsidR="00C51B32" w:rsidRDefault="00C51B32" w:rsidP="0061001E">
            <w:r>
              <w:t xml:space="preserve">Hệ thống LIM gọi tới API </w:t>
            </w:r>
            <w:r w:rsidR="0061001E">
              <w:t xml:space="preserve">reopen </w:t>
            </w:r>
            <w:r>
              <w:t xml:space="preserve"> mới user và quyền user từ hệ thống LOS</w:t>
            </w:r>
          </w:p>
        </w:tc>
        <w:tc>
          <w:tcPr>
            <w:tcW w:w="1112" w:type="dxa"/>
          </w:tcPr>
          <w:p w14:paraId="21D91CC4" w14:textId="77777777" w:rsidR="00C51B32" w:rsidRDefault="00C51B32" w:rsidP="00C51B32">
            <w:r>
              <w:t>Bước 7</w:t>
            </w:r>
          </w:p>
        </w:tc>
        <w:tc>
          <w:tcPr>
            <w:tcW w:w="899" w:type="dxa"/>
          </w:tcPr>
          <w:p w14:paraId="2131432D" w14:textId="77777777" w:rsidR="00C51B32" w:rsidRDefault="00C51B32" w:rsidP="00C51B32">
            <w:r>
              <w:t xml:space="preserve">Đã có trên LIM </w:t>
            </w:r>
          </w:p>
        </w:tc>
      </w:tr>
      <w:tr w:rsidR="00C51B32" w14:paraId="5180CB99" w14:textId="77777777" w:rsidTr="00CF19DF">
        <w:trPr>
          <w:trHeight w:val="553"/>
        </w:trPr>
        <w:tc>
          <w:tcPr>
            <w:tcW w:w="562" w:type="dxa"/>
          </w:tcPr>
          <w:p w14:paraId="43180AEE" w14:textId="77777777" w:rsidR="00C51B32" w:rsidRDefault="00C51B32" w:rsidP="00C51B32">
            <w:r>
              <w:t>6.1</w:t>
            </w:r>
          </w:p>
        </w:tc>
        <w:tc>
          <w:tcPr>
            <w:tcW w:w="1418" w:type="dxa"/>
          </w:tcPr>
          <w:p w14:paraId="0C68313E" w14:textId="77777777" w:rsidR="00C51B32" w:rsidRDefault="00C51B32" w:rsidP="00C51B32">
            <w:r>
              <w:t>LOS</w:t>
            </w:r>
          </w:p>
        </w:tc>
        <w:tc>
          <w:tcPr>
            <w:tcW w:w="1417" w:type="dxa"/>
          </w:tcPr>
          <w:p w14:paraId="1435D6C4" w14:textId="77777777" w:rsidR="00C51B32" w:rsidRPr="004425B3" w:rsidRDefault="00C51B32" w:rsidP="00C51B32">
            <w:r w:rsidRPr="004425B3">
              <w:rPr>
                <w:color w:val="000000"/>
                <w:shd w:val="clear" w:color="auto" w:fill="F8F9FA"/>
              </w:rPr>
              <w:t xml:space="preserve">  Cung cấp API reopen user trên LOS</w:t>
            </w:r>
          </w:p>
        </w:tc>
        <w:tc>
          <w:tcPr>
            <w:tcW w:w="709" w:type="dxa"/>
          </w:tcPr>
          <w:p w14:paraId="707CDC5D" w14:textId="77777777" w:rsidR="00C51B32" w:rsidRDefault="00C51B32" w:rsidP="00C51B32"/>
        </w:tc>
        <w:tc>
          <w:tcPr>
            <w:tcW w:w="3827" w:type="dxa"/>
          </w:tcPr>
          <w:p w14:paraId="011EE0B6" w14:textId="77777777" w:rsidR="00C51B32" w:rsidRDefault="00C51B32" w:rsidP="0061001E">
            <w:r>
              <w:t xml:space="preserve">Hệ thống cung cấp API </w:t>
            </w:r>
            <w:r w:rsidR="0061001E">
              <w:t>reopen</w:t>
            </w:r>
            <w:r>
              <w:t xml:space="preserve"> user và quyền user từ hệ thống LOS</w:t>
            </w:r>
          </w:p>
        </w:tc>
        <w:tc>
          <w:tcPr>
            <w:tcW w:w="1112" w:type="dxa"/>
          </w:tcPr>
          <w:p w14:paraId="189F6296" w14:textId="77777777" w:rsidR="00C51B32" w:rsidRDefault="00C51B32" w:rsidP="00C51B32"/>
        </w:tc>
        <w:tc>
          <w:tcPr>
            <w:tcW w:w="899" w:type="dxa"/>
          </w:tcPr>
          <w:p w14:paraId="3595DE60" w14:textId="77777777" w:rsidR="00C51B32" w:rsidRDefault="00C51B32" w:rsidP="00C51B32">
            <w:r>
              <w:t>Api đã có trên LOS</w:t>
            </w:r>
          </w:p>
        </w:tc>
      </w:tr>
      <w:tr w:rsidR="00C51B32" w14:paraId="7397AB58" w14:textId="77777777" w:rsidTr="00CF19DF">
        <w:trPr>
          <w:trHeight w:val="824"/>
        </w:trPr>
        <w:tc>
          <w:tcPr>
            <w:tcW w:w="562" w:type="dxa"/>
          </w:tcPr>
          <w:p w14:paraId="550F9016" w14:textId="77777777" w:rsidR="00C51B32" w:rsidRDefault="00C51B32" w:rsidP="00C51B32">
            <w:r>
              <w:t>7</w:t>
            </w:r>
          </w:p>
        </w:tc>
        <w:tc>
          <w:tcPr>
            <w:tcW w:w="1418" w:type="dxa"/>
          </w:tcPr>
          <w:p w14:paraId="51177E39" w14:textId="77777777" w:rsidR="00C51B32" w:rsidRDefault="00C51B32" w:rsidP="00C51B32">
            <w:r>
              <w:t>LOS</w:t>
            </w:r>
          </w:p>
        </w:tc>
        <w:tc>
          <w:tcPr>
            <w:tcW w:w="1417" w:type="dxa"/>
          </w:tcPr>
          <w:p w14:paraId="0D522F92" w14:textId="77777777" w:rsidR="00C51B32" w:rsidRPr="004425B3" w:rsidRDefault="00C51B32" w:rsidP="00C51B32">
            <w:r w:rsidRPr="004425B3">
              <w:rPr>
                <w:color w:val="000000"/>
                <w:shd w:val="clear" w:color="auto" w:fill="F8F9FA"/>
              </w:rPr>
              <w:t xml:space="preserve"> Cập nhật Thông tin user và quyền user vào database</w:t>
            </w:r>
          </w:p>
        </w:tc>
        <w:tc>
          <w:tcPr>
            <w:tcW w:w="709" w:type="dxa"/>
          </w:tcPr>
          <w:p w14:paraId="24F7A5DE" w14:textId="77777777" w:rsidR="00C51B32" w:rsidRDefault="00C51B32" w:rsidP="00C51B32"/>
        </w:tc>
        <w:tc>
          <w:tcPr>
            <w:tcW w:w="3827" w:type="dxa"/>
          </w:tcPr>
          <w:p w14:paraId="4BA30778" w14:textId="77777777" w:rsidR="00C51B32" w:rsidRDefault="00C51B32" w:rsidP="00C51B32">
            <w:r>
              <w:t>Hệ thống LOS cập nhật thông tin user và quyền vào Database được chuyển từ hệ thống LIM</w:t>
            </w:r>
          </w:p>
        </w:tc>
        <w:tc>
          <w:tcPr>
            <w:tcW w:w="1112" w:type="dxa"/>
          </w:tcPr>
          <w:p w14:paraId="48626DEB" w14:textId="77777777" w:rsidR="00C51B32" w:rsidRDefault="00C51B32" w:rsidP="00C51B32">
            <w:r>
              <w:t>Bước 8</w:t>
            </w:r>
          </w:p>
        </w:tc>
        <w:tc>
          <w:tcPr>
            <w:tcW w:w="899" w:type="dxa"/>
          </w:tcPr>
          <w:p w14:paraId="031FBCB9" w14:textId="77777777" w:rsidR="00C51B32" w:rsidRDefault="00C51B32" w:rsidP="00C51B32"/>
        </w:tc>
      </w:tr>
      <w:tr w:rsidR="00C51B32" w14:paraId="2E7FFA0B" w14:textId="77777777" w:rsidTr="00CF19DF">
        <w:trPr>
          <w:trHeight w:val="824"/>
        </w:trPr>
        <w:tc>
          <w:tcPr>
            <w:tcW w:w="562" w:type="dxa"/>
          </w:tcPr>
          <w:p w14:paraId="1C953A45" w14:textId="77777777" w:rsidR="00C51B32" w:rsidRDefault="00C51B32" w:rsidP="00C51B32">
            <w:r>
              <w:t>8</w:t>
            </w:r>
          </w:p>
        </w:tc>
        <w:tc>
          <w:tcPr>
            <w:tcW w:w="1418" w:type="dxa"/>
          </w:tcPr>
          <w:p w14:paraId="23E937D1" w14:textId="77777777" w:rsidR="00C51B32" w:rsidRDefault="00C51B32" w:rsidP="00C51B32">
            <w:r>
              <w:t>LOS</w:t>
            </w:r>
          </w:p>
        </w:tc>
        <w:tc>
          <w:tcPr>
            <w:tcW w:w="1417" w:type="dxa"/>
          </w:tcPr>
          <w:p w14:paraId="450F2318" w14:textId="77777777" w:rsidR="00C51B32" w:rsidRPr="004425B3" w:rsidRDefault="00C51B32" w:rsidP="00C51B32">
            <w:r w:rsidRPr="004425B3">
              <w:rPr>
                <w:color w:val="000000"/>
                <w:shd w:val="clear" w:color="auto" w:fill="F8F9FA"/>
              </w:rPr>
              <w:t>Phản hồi kết quả cập nhật</w:t>
            </w:r>
          </w:p>
        </w:tc>
        <w:tc>
          <w:tcPr>
            <w:tcW w:w="709" w:type="dxa"/>
          </w:tcPr>
          <w:p w14:paraId="70C22536" w14:textId="77777777" w:rsidR="00C51B32" w:rsidRDefault="00C51B32" w:rsidP="00C51B32"/>
        </w:tc>
        <w:tc>
          <w:tcPr>
            <w:tcW w:w="3827" w:type="dxa"/>
          </w:tcPr>
          <w:p w14:paraId="631A6C1F" w14:textId="77777777" w:rsidR="00C51B32" w:rsidRDefault="00C51B32" w:rsidP="00EC5481">
            <w:r>
              <w:t xml:space="preserve">Hệ thống LOS phản hồi lại kết quả </w:t>
            </w:r>
            <w:r w:rsidR="00EC5481">
              <w:t>mở lại</w:t>
            </w:r>
            <w:r>
              <w:t xml:space="preserve"> user và quyền tới hệ thống hệ thống LIM</w:t>
            </w:r>
          </w:p>
        </w:tc>
        <w:tc>
          <w:tcPr>
            <w:tcW w:w="1112" w:type="dxa"/>
          </w:tcPr>
          <w:p w14:paraId="07B2C37F" w14:textId="77777777" w:rsidR="00C51B32" w:rsidRDefault="00C51B32" w:rsidP="00C51B32">
            <w:r>
              <w:t>Nếu kết quả cập thành công thì chuyển tới bước 9, 10 ngược lại chuyển tới bước 11, 12</w:t>
            </w:r>
          </w:p>
        </w:tc>
        <w:tc>
          <w:tcPr>
            <w:tcW w:w="899" w:type="dxa"/>
          </w:tcPr>
          <w:p w14:paraId="700297A1" w14:textId="77777777" w:rsidR="00C51B32" w:rsidRDefault="00C51B32" w:rsidP="00C51B32"/>
        </w:tc>
      </w:tr>
      <w:tr w:rsidR="00C51B32" w14:paraId="39C8BE01" w14:textId="77777777" w:rsidTr="00CF19DF">
        <w:trPr>
          <w:trHeight w:val="1094"/>
        </w:trPr>
        <w:tc>
          <w:tcPr>
            <w:tcW w:w="562" w:type="dxa"/>
          </w:tcPr>
          <w:p w14:paraId="7EA849E4" w14:textId="77777777" w:rsidR="00C51B32" w:rsidRDefault="00C51B32" w:rsidP="00C51B32">
            <w:r>
              <w:lastRenderedPageBreak/>
              <w:t>9</w:t>
            </w:r>
          </w:p>
        </w:tc>
        <w:tc>
          <w:tcPr>
            <w:tcW w:w="1418" w:type="dxa"/>
          </w:tcPr>
          <w:p w14:paraId="19279E20" w14:textId="77777777" w:rsidR="00C51B32" w:rsidRDefault="00C51B32" w:rsidP="00C51B32">
            <w:r>
              <w:t>LIM</w:t>
            </w:r>
          </w:p>
        </w:tc>
        <w:tc>
          <w:tcPr>
            <w:tcW w:w="1417" w:type="dxa"/>
          </w:tcPr>
          <w:p w14:paraId="1FE9F37D" w14:textId="77777777" w:rsidR="00C51B32" w:rsidRPr="004425B3" w:rsidRDefault="00C51B32" w:rsidP="00C51B32">
            <w:r w:rsidRPr="004425B3">
              <w:rPr>
                <w:color w:val="000000"/>
                <w:shd w:val="clear" w:color="auto" w:fill="F8F9FA"/>
              </w:rPr>
              <w:t>Gửi Email thông báo cấp tk đến user</w:t>
            </w:r>
          </w:p>
        </w:tc>
        <w:tc>
          <w:tcPr>
            <w:tcW w:w="709" w:type="dxa"/>
          </w:tcPr>
          <w:p w14:paraId="6D2ECF49" w14:textId="77777777" w:rsidR="00C51B32" w:rsidRDefault="00C51B32" w:rsidP="00C51B32"/>
        </w:tc>
        <w:tc>
          <w:tcPr>
            <w:tcW w:w="3827" w:type="dxa"/>
          </w:tcPr>
          <w:p w14:paraId="37D30B4C" w14:textId="77777777" w:rsidR="00C51B32" w:rsidRDefault="00C51B32" w:rsidP="00C51B32">
            <w:r>
              <w:t xml:space="preserve">Hệ thống Lim gửi Email đến user thông báo thông tin tài khoản và quyền trên hệ thống LOS </w:t>
            </w:r>
          </w:p>
        </w:tc>
        <w:tc>
          <w:tcPr>
            <w:tcW w:w="1112" w:type="dxa"/>
          </w:tcPr>
          <w:p w14:paraId="36652C1D" w14:textId="77777777" w:rsidR="00C51B32" w:rsidRDefault="00C51B32" w:rsidP="00C51B32">
            <w:r>
              <w:t>Kết thúc</w:t>
            </w:r>
          </w:p>
        </w:tc>
        <w:tc>
          <w:tcPr>
            <w:tcW w:w="899" w:type="dxa"/>
          </w:tcPr>
          <w:p w14:paraId="625A35A4" w14:textId="77777777" w:rsidR="00C51B32" w:rsidRPr="0074657A" w:rsidRDefault="004B76A8" w:rsidP="00C51B32">
            <w:pPr>
              <w:rPr>
                <w:sz w:val="20"/>
                <w:szCs w:val="20"/>
              </w:rPr>
            </w:pPr>
            <w:r w:rsidRPr="0074657A">
              <w:rPr>
                <w:sz w:val="20"/>
                <w:szCs w:val="20"/>
              </w:rPr>
              <w:t>Mẫu nội dung Email tại file đính kèm</w:t>
            </w:r>
          </w:p>
        </w:tc>
      </w:tr>
      <w:tr w:rsidR="00C51B32" w14:paraId="58A54772" w14:textId="77777777" w:rsidTr="00CF19DF">
        <w:trPr>
          <w:trHeight w:val="539"/>
        </w:trPr>
        <w:tc>
          <w:tcPr>
            <w:tcW w:w="562" w:type="dxa"/>
          </w:tcPr>
          <w:p w14:paraId="652DF5A4" w14:textId="77777777" w:rsidR="00C51B32" w:rsidRDefault="00C51B32" w:rsidP="00C51B32">
            <w:r>
              <w:t>10</w:t>
            </w:r>
          </w:p>
        </w:tc>
        <w:tc>
          <w:tcPr>
            <w:tcW w:w="1418" w:type="dxa"/>
          </w:tcPr>
          <w:p w14:paraId="2F358725" w14:textId="77777777" w:rsidR="00C51B32" w:rsidRDefault="00C51B32" w:rsidP="00C51B32">
            <w:r>
              <w:t>LIM</w:t>
            </w:r>
          </w:p>
        </w:tc>
        <w:tc>
          <w:tcPr>
            <w:tcW w:w="1417" w:type="dxa"/>
          </w:tcPr>
          <w:p w14:paraId="338E65DE" w14:textId="77777777" w:rsidR="00C51B32" w:rsidRPr="004425B3" w:rsidRDefault="00C51B32" w:rsidP="00C51B32">
            <w:r w:rsidRPr="004425B3">
              <w:rPr>
                <w:color w:val="000000"/>
                <w:shd w:val="clear" w:color="auto" w:fill="F8F9FA"/>
              </w:rPr>
              <w:t xml:space="preserve"> Ghi log mở lại phân quyền user thành công</w:t>
            </w:r>
          </w:p>
        </w:tc>
        <w:tc>
          <w:tcPr>
            <w:tcW w:w="709" w:type="dxa"/>
          </w:tcPr>
          <w:p w14:paraId="78E6BDCD" w14:textId="77777777" w:rsidR="00C51B32" w:rsidRDefault="00C51B32" w:rsidP="00C51B32"/>
        </w:tc>
        <w:tc>
          <w:tcPr>
            <w:tcW w:w="3827" w:type="dxa"/>
          </w:tcPr>
          <w:p w14:paraId="470C5E9A" w14:textId="77777777" w:rsidR="00C51B32" w:rsidRDefault="00C51B32" w:rsidP="00C51B32">
            <w:r>
              <w:t>Hệ thống Lim ghi lại lịch sử mở lại và phân quyền cho user thành công vào Database của Lim</w:t>
            </w:r>
          </w:p>
        </w:tc>
        <w:tc>
          <w:tcPr>
            <w:tcW w:w="1112" w:type="dxa"/>
          </w:tcPr>
          <w:p w14:paraId="409620F9" w14:textId="77777777" w:rsidR="00C51B32" w:rsidRDefault="00C51B32" w:rsidP="00C51B32">
            <w:r>
              <w:t>Kết thúc</w:t>
            </w:r>
          </w:p>
        </w:tc>
        <w:tc>
          <w:tcPr>
            <w:tcW w:w="899" w:type="dxa"/>
          </w:tcPr>
          <w:p w14:paraId="5A7BC0EE" w14:textId="77777777" w:rsidR="00C51B32" w:rsidRDefault="00C51B32" w:rsidP="00C51B32"/>
        </w:tc>
      </w:tr>
      <w:tr w:rsidR="00C51B32" w14:paraId="2203B06E" w14:textId="77777777" w:rsidTr="00CF19DF">
        <w:trPr>
          <w:trHeight w:val="824"/>
        </w:trPr>
        <w:tc>
          <w:tcPr>
            <w:tcW w:w="562" w:type="dxa"/>
          </w:tcPr>
          <w:p w14:paraId="57B2CA36" w14:textId="77777777" w:rsidR="00C51B32" w:rsidRDefault="00C51B32" w:rsidP="00C51B32">
            <w:r>
              <w:t>11</w:t>
            </w:r>
          </w:p>
        </w:tc>
        <w:tc>
          <w:tcPr>
            <w:tcW w:w="1418" w:type="dxa"/>
          </w:tcPr>
          <w:p w14:paraId="010465BE" w14:textId="77777777" w:rsidR="00C51B32" w:rsidRDefault="00C51B32" w:rsidP="00C51B32">
            <w:r>
              <w:t>LIM</w:t>
            </w:r>
          </w:p>
        </w:tc>
        <w:tc>
          <w:tcPr>
            <w:tcW w:w="1417" w:type="dxa"/>
          </w:tcPr>
          <w:p w14:paraId="20BFE19F" w14:textId="77777777" w:rsidR="00C51B32" w:rsidRPr="004425B3" w:rsidRDefault="00C51B32" w:rsidP="00C51B32">
            <w:r w:rsidRPr="004425B3">
              <w:rPr>
                <w:color w:val="000000"/>
                <w:shd w:val="clear" w:color="auto" w:fill="F8F9FA"/>
              </w:rPr>
              <w:t xml:space="preserve"> Ghi log mở lại phân quyền user thất bại </w:t>
            </w:r>
          </w:p>
        </w:tc>
        <w:tc>
          <w:tcPr>
            <w:tcW w:w="709" w:type="dxa"/>
          </w:tcPr>
          <w:p w14:paraId="7C3F620F" w14:textId="77777777" w:rsidR="00C51B32" w:rsidRDefault="00C51B32" w:rsidP="00C51B32"/>
        </w:tc>
        <w:tc>
          <w:tcPr>
            <w:tcW w:w="3827" w:type="dxa"/>
          </w:tcPr>
          <w:p w14:paraId="26A1C1DD" w14:textId="77777777" w:rsidR="00C51B32" w:rsidRDefault="00C51B32" w:rsidP="00C51B32">
            <w:r>
              <w:t>Hệ thống Lim ghi lại lịch sử mở lại user và phân quyền cho user bị thất bại vào Database của Lim</w:t>
            </w:r>
          </w:p>
        </w:tc>
        <w:tc>
          <w:tcPr>
            <w:tcW w:w="1112" w:type="dxa"/>
          </w:tcPr>
          <w:p w14:paraId="26970671" w14:textId="77777777" w:rsidR="00C51B32" w:rsidRDefault="00C51B32" w:rsidP="00C51B32">
            <w:r>
              <w:t>Kết thúc</w:t>
            </w:r>
          </w:p>
        </w:tc>
        <w:tc>
          <w:tcPr>
            <w:tcW w:w="899" w:type="dxa"/>
          </w:tcPr>
          <w:p w14:paraId="0ADED7A6" w14:textId="77777777" w:rsidR="00C51B32" w:rsidRDefault="00C51B32" w:rsidP="00C51B32"/>
        </w:tc>
      </w:tr>
      <w:tr w:rsidR="00C51B32" w14:paraId="7B3CB5B9" w14:textId="77777777" w:rsidTr="00CF19DF">
        <w:trPr>
          <w:trHeight w:val="553"/>
        </w:trPr>
        <w:tc>
          <w:tcPr>
            <w:tcW w:w="562" w:type="dxa"/>
          </w:tcPr>
          <w:p w14:paraId="02943D7D" w14:textId="77777777" w:rsidR="00C51B32" w:rsidRDefault="00C51B32" w:rsidP="00C51B32">
            <w:r>
              <w:t>12</w:t>
            </w:r>
          </w:p>
        </w:tc>
        <w:tc>
          <w:tcPr>
            <w:tcW w:w="1418" w:type="dxa"/>
          </w:tcPr>
          <w:p w14:paraId="0C078981" w14:textId="77777777" w:rsidR="00C51B32" w:rsidRDefault="00C51B32" w:rsidP="00C51B32">
            <w:r>
              <w:t>LIM</w:t>
            </w:r>
          </w:p>
        </w:tc>
        <w:tc>
          <w:tcPr>
            <w:tcW w:w="1417" w:type="dxa"/>
          </w:tcPr>
          <w:p w14:paraId="1832C9F9" w14:textId="77777777" w:rsidR="00C51B32" w:rsidRPr="004425B3" w:rsidRDefault="00C51B32" w:rsidP="00C51B32">
            <w:r w:rsidRPr="004425B3">
              <w:rPr>
                <w:color w:val="000000"/>
                <w:shd w:val="clear" w:color="auto" w:fill="F8F9FA"/>
              </w:rPr>
              <w:t xml:space="preserve"> Gửi mail cảnh báo đến admin</w:t>
            </w:r>
          </w:p>
        </w:tc>
        <w:tc>
          <w:tcPr>
            <w:tcW w:w="709" w:type="dxa"/>
          </w:tcPr>
          <w:p w14:paraId="6F7B1117" w14:textId="77777777" w:rsidR="00C51B32" w:rsidRDefault="00C51B32" w:rsidP="00C51B32"/>
        </w:tc>
        <w:tc>
          <w:tcPr>
            <w:tcW w:w="3827" w:type="dxa"/>
          </w:tcPr>
          <w:p w14:paraId="5F4B806C" w14:textId="77777777" w:rsidR="00C51B32" w:rsidRDefault="00C51B32" w:rsidP="00C51B32">
            <w:r>
              <w:t>Hệ thống Lim gửi Email đến admin hỗ trợ vận hành hệ thống LIM cảnh báo về việc mở lại user và phân cho user bị thất bại.</w:t>
            </w:r>
          </w:p>
          <w:p w14:paraId="6E8AA864" w14:textId="77777777" w:rsidR="00C51B32" w:rsidRDefault="00C51B32" w:rsidP="00C51B32"/>
        </w:tc>
        <w:tc>
          <w:tcPr>
            <w:tcW w:w="1112" w:type="dxa"/>
          </w:tcPr>
          <w:p w14:paraId="586AF984" w14:textId="77777777" w:rsidR="00C51B32" w:rsidRDefault="00C51B32" w:rsidP="00C51B32">
            <w:r>
              <w:t>Kết thúc</w:t>
            </w:r>
          </w:p>
        </w:tc>
        <w:tc>
          <w:tcPr>
            <w:tcW w:w="899" w:type="dxa"/>
          </w:tcPr>
          <w:p w14:paraId="1AF31A17" w14:textId="77777777" w:rsidR="00C51B32" w:rsidRPr="0074657A" w:rsidRDefault="004B76A8" w:rsidP="00C51B32">
            <w:pPr>
              <w:rPr>
                <w:sz w:val="20"/>
                <w:szCs w:val="20"/>
              </w:rPr>
            </w:pPr>
            <w:r w:rsidRPr="0074657A">
              <w:rPr>
                <w:sz w:val="20"/>
                <w:szCs w:val="20"/>
              </w:rPr>
              <w:t>Mẫu nội dung Email tại file đính kèm</w:t>
            </w:r>
          </w:p>
        </w:tc>
      </w:tr>
    </w:tbl>
    <w:p w14:paraId="63148473" w14:textId="77777777" w:rsidR="004A4E6C" w:rsidRPr="00852D0B" w:rsidRDefault="004A4E6C" w:rsidP="004A4E6C">
      <w:pPr>
        <w:rPr>
          <w:b/>
        </w:rPr>
      </w:pPr>
    </w:p>
    <w:p w14:paraId="252A0E90" w14:textId="77777777" w:rsidR="00A720A3" w:rsidRDefault="00A720A3">
      <w:r>
        <w:br w:type="page"/>
      </w:r>
    </w:p>
    <w:p w14:paraId="597D7B89" w14:textId="77777777" w:rsidR="009A7D90" w:rsidRPr="00512C71" w:rsidRDefault="009A7D90" w:rsidP="00512C71"/>
    <w:p w14:paraId="3DF90CB6" w14:textId="77777777" w:rsidR="006764B1" w:rsidRPr="0032111B" w:rsidRDefault="00593BDF" w:rsidP="00593BDF">
      <w:pPr>
        <w:pStyle w:val="Heading2"/>
        <w:rPr>
          <w:color w:val="auto"/>
        </w:rPr>
      </w:pPr>
      <w:bookmarkStart w:id="71" w:name="_Toc117684861"/>
      <w:r w:rsidRPr="0032111B">
        <w:rPr>
          <w:color w:val="auto"/>
        </w:rPr>
        <w:t>Xây dựng chức năng quản lý Jobcode và Role</w:t>
      </w:r>
      <w:r w:rsidR="009831D6" w:rsidRPr="0032111B">
        <w:rPr>
          <w:color w:val="auto"/>
        </w:rPr>
        <w:t xml:space="preserve"> của Ứng dụng</w:t>
      </w:r>
      <w:r w:rsidR="008E2658">
        <w:rPr>
          <w:color w:val="auto"/>
        </w:rPr>
        <w:t xml:space="preserve"> (</w:t>
      </w:r>
      <w:r w:rsidR="00C2131A">
        <w:rPr>
          <w:color w:val="auto"/>
        </w:rPr>
        <w:t>Phương</w:t>
      </w:r>
      <w:r w:rsidR="00237ECE">
        <w:rPr>
          <w:color w:val="auto"/>
        </w:rPr>
        <w:t xml:space="preserve"> pháp</w:t>
      </w:r>
      <w:r w:rsidR="00C2131A">
        <w:rPr>
          <w:color w:val="auto"/>
        </w:rPr>
        <w:t xml:space="preserve"> </w:t>
      </w:r>
      <w:r w:rsidR="008E2658">
        <w:rPr>
          <w:color w:val="auto"/>
        </w:rPr>
        <w:t>Import file)</w:t>
      </w:r>
      <w:r w:rsidR="006764B1" w:rsidRPr="0032111B">
        <w:rPr>
          <w:color w:val="auto"/>
        </w:rPr>
        <w:t>.</w:t>
      </w:r>
      <w:bookmarkEnd w:id="71"/>
    </w:p>
    <w:p w14:paraId="16698912" w14:textId="77777777" w:rsidR="006764B1" w:rsidRPr="0032111B" w:rsidRDefault="006764B1" w:rsidP="006764B1">
      <w:pPr>
        <w:rPr>
          <w:b/>
        </w:rPr>
      </w:pPr>
      <w:r w:rsidRPr="0032111B">
        <w:rPr>
          <w:b/>
        </w:rPr>
        <w:t>3.</w:t>
      </w:r>
      <w:r w:rsidR="00593BDF" w:rsidRPr="0032111B">
        <w:rPr>
          <w:b/>
        </w:rPr>
        <w:t>4</w:t>
      </w:r>
      <w:r w:rsidRPr="0032111B">
        <w:rPr>
          <w:b/>
        </w:rPr>
        <w:t>.1. Mô tả mục đích</w:t>
      </w:r>
    </w:p>
    <w:p w14:paraId="69BC410B" w14:textId="77777777" w:rsidR="009C7804" w:rsidRPr="0032111B" w:rsidRDefault="00E87B21" w:rsidP="00E87B21">
      <w:pPr>
        <w:ind w:firstLine="709"/>
      </w:pPr>
      <w:commentRangeStart w:id="72"/>
      <w:r w:rsidRPr="0032111B">
        <w:t>Giúp cho bộ phận HTVH quản lý</w:t>
      </w:r>
      <w:r w:rsidR="002D1613" w:rsidRPr="0032111B">
        <w:t xml:space="preserve"> Role và</w:t>
      </w:r>
      <w:r w:rsidRPr="0032111B">
        <w:t xml:space="preserve"> jobcode </w:t>
      </w:r>
      <w:r w:rsidR="002D1613" w:rsidRPr="0032111B">
        <w:t>_role</w:t>
      </w:r>
      <w:r w:rsidRPr="0032111B">
        <w:t xml:space="preserve"> </w:t>
      </w:r>
      <w:r w:rsidR="002D1613" w:rsidRPr="0032111B">
        <w:t>của từng</w:t>
      </w:r>
      <w:r w:rsidRPr="0032111B">
        <w:t xml:space="preserve"> ứng dụng trên hệ thống LIM</w:t>
      </w:r>
      <w:commentRangeEnd w:id="72"/>
      <w:r w:rsidR="00F565F6">
        <w:rPr>
          <w:rStyle w:val="CommentReference"/>
        </w:rPr>
        <w:commentReference w:id="72"/>
      </w:r>
    </w:p>
    <w:p w14:paraId="7618241A" w14:textId="77777777" w:rsidR="006764B1" w:rsidRDefault="006764B1" w:rsidP="006764B1">
      <w:pPr>
        <w:rPr>
          <w:b/>
        </w:rPr>
      </w:pPr>
      <w:r w:rsidRPr="00852D0B">
        <w:rPr>
          <w:b/>
        </w:rPr>
        <w:t>3.2.2. Luồng nghiệp vụ</w:t>
      </w:r>
    </w:p>
    <w:p w14:paraId="172DE2DF" w14:textId="77777777" w:rsidR="00392742" w:rsidRDefault="00392742" w:rsidP="006764B1">
      <w:pPr>
        <w:rPr>
          <w:b/>
        </w:rPr>
      </w:pPr>
      <w:commentRangeStart w:id="73"/>
      <w:r>
        <w:rPr>
          <w:b/>
        </w:rPr>
        <w:t xml:space="preserve">- Luồng nghiệp vụ import role </w:t>
      </w:r>
      <w:r w:rsidR="00B5299D">
        <w:rPr>
          <w:b/>
        </w:rPr>
        <w:t>của</w:t>
      </w:r>
      <w:r>
        <w:rPr>
          <w:b/>
        </w:rPr>
        <w:t xml:space="preserve"> từng ứng dụng</w:t>
      </w:r>
      <w:commentRangeEnd w:id="73"/>
      <w:r w:rsidR="00D100D1">
        <w:rPr>
          <w:rStyle w:val="CommentReference"/>
        </w:rPr>
        <w:commentReference w:id="73"/>
      </w:r>
    </w:p>
    <w:p w14:paraId="56654E5E" w14:textId="77777777" w:rsidR="008D3817" w:rsidRDefault="0026740F" w:rsidP="00503FFD">
      <w:pPr>
        <w:jc w:val="center"/>
        <w:rPr>
          <w:b/>
        </w:rPr>
      </w:pPr>
      <w:r>
        <w:rPr>
          <w:b/>
          <w:noProof/>
        </w:rPr>
        <w:drawing>
          <wp:inline distT="0" distB="0" distL="0" distR="0" wp14:anchorId="0132A03F" wp14:editId="0E3A426B">
            <wp:extent cx="5343525" cy="543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_app.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inline>
        </w:drawing>
      </w:r>
    </w:p>
    <w:p w14:paraId="077C3F53" w14:textId="77777777" w:rsidR="00B5299D" w:rsidRDefault="00B5299D" w:rsidP="00B5299D">
      <w:pPr>
        <w:rPr>
          <w:b/>
        </w:rPr>
      </w:pPr>
      <w:commentRangeStart w:id="74"/>
      <w:r>
        <w:rPr>
          <w:b/>
        </w:rPr>
        <w:t>- Luồng nghiệp vụ import mối quan hệ giữa jobcode và role của từng ứng dụng</w:t>
      </w:r>
      <w:commentRangeEnd w:id="74"/>
      <w:r w:rsidR="00D100D1">
        <w:rPr>
          <w:rStyle w:val="CommentReference"/>
        </w:rPr>
        <w:commentReference w:id="74"/>
      </w:r>
    </w:p>
    <w:p w14:paraId="4495F818" w14:textId="77777777" w:rsidR="00392742" w:rsidRDefault="0026740F" w:rsidP="00503FFD">
      <w:pPr>
        <w:jc w:val="center"/>
        <w:rPr>
          <w:b/>
        </w:rPr>
      </w:pPr>
      <w:r>
        <w:rPr>
          <w:b/>
          <w:noProof/>
        </w:rPr>
        <w:lastRenderedPageBreak/>
        <w:drawing>
          <wp:inline distT="0" distB="0" distL="0" distR="0" wp14:anchorId="6C12B8D1" wp14:editId="25492D3D">
            <wp:extent cx="5629275" cy="581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jobcode-role.png"/>
                    <pic:cNvPicPr/>
                  </pic:nvPicPr>
                  <pic:blipFill>
                    <a:blip r:embed="rId14">
                      <a:extLst>
                        <a:ext uri="{28A0092B-C50C-407E-A947-70E740481C1C}">
                          <a14:useLocalDpi xmlns:a14="http://schemas.microsoft.com/office/drawing/2010/main" val="0"/>
                        </a:ext>
                      </a:extLst>
                    </a:blip>
                    <a:stretch>
                      <a:fillRect/>
                    </a:stretch>
                  </pic:blipFill>
                  <pic:spPr>
                    <a:xfrm>
                      <a:off x="0" y="0"/>
                      <a:ext cx="5629275" cy="5819775"/>
                    </a:xfrm>
                    <a:prstGeom prst="rect">
                      <a:avLst/>
                    </a:prstGeom>
                  </pic:spPr>
                </pic:pic>
              </a:graphicData>
            </a:graphic>
          </wp:inline>
        </w:drawing>
      </w:r>
    </w:p>
    <w:p w14:paraId="485B7940" w14:textId="77777777" w:rsidR="006764B1" w:rsidRPr="00852D0B" w:rsidRDefault="006764B1" w:rsidP="006764B1">
      <w:pPr>
        <w:jc w:val="center"/>
        <w:rPr>
          <w:b/>
        </w:rPr>
      </w:pPr>
    </w:p>
    <w:p w14:paraId="78475F7E" w14:textId="77777777" w:rsidR="006764B1" w:rsidRDefault="006764B1" w:rsidP="006764B1">
      <w:pPr>
        <w:rPr>
          <w:b/>
        </w:rPr>
      </w:pPr>
      <w:r w:rsidRPr="00852D0B">
        <w:rPr>
          <w:b/>
        </w:rPr>
        <w:t>3.2.3. Mô tả chi tiết các bước</w:t>
      </w:r>
    </w:p>
    <w:p w14:paraId="65275D68" w14:textId="77777777" w:rsidR="00035670" w:rsidRDefault="00035670" w:rsidP="006764B1">
      <w:pPr>
        <w:rPr>
          <w:b/>
        </w:rPr>
      </w:pPr>
      <w:r>
        <w:rPr>
          <w:b/>
        </w:rPr>
        <w:t>- Luồng nghiệp vụ import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6764B1" w:rsidRPr="00932A8E" w14:paraId="2366E5EB" w14:textId="77777777" w:rsidTr="00D41D19">
        <w:trPr>
          <w:trHeight w:val="749"/>
          <w:tblHeader/>
        </w:trPr>
        <w:tc>
          <w:tcPr>
            <w:tcW w:w="562" w:type="dxa"/>
            <w:shd w:val="pct5" w:color="auto" w:fill="auto"/>
          </w:tcPr>
          <w:p w14:paraId="323749B5" w14:textId="77777777" w:rsidR="006764B1" w:rsidRPr="00932A8E" w:rsidRDefault="006764B1" w:rsidP="00D41D19">
            <w:pPr>
              <w:rPr>
                <w:b/>
                <w:sz w:val="22"/>
                <w:szCs w:val="22"/>
              </w:rPr>
            </w:pPr>
            <w:r w:rsidRPr="00932A8E">
              <w:rPr>
                <w:b/>
                <w:sz w:val="22"/>
                <w:szCs w:val="22"/>
              </w:rPr>
              <w:t>Bước</w:t>
            </w:r>
          </w:p>
        </w:tc>
        <w:tc>
          <w:tcPr>
            <w:tcW w:w="1418" w:type="dxa"/>
            <w:shd w:val="pct5" w:color="auto" w:fill="auto"/>
          </w:tcPr>
          <w:p w14:paraId="0E135FF3" w14:textId="77777777" w:rsidR="006764B1" w:rsidRPr="00932A8E" w:rsidRDefault="006764B1" w:rsidP="00D41D19">
            <w:pPr>
              <w:rPr>
                <w:b/>
                <w:sz w:val="22"/>
                <w:szCs w:val="22"/>
              </w:rPr>
            </w:pPr>
            <w:r>
              <w:rPr>
                <w:b/>
                <w:sz w:val="22"/>
                <w:szCs w:val="22"/>
              </w:rPr>
              <w:t>Tác nhân</w:t>
            </w:r>
          </w:p>
        </w:tc>
        <w:tc>
          <w:tcPr>
            <w:tcW w:w="1417" w:type="dxa"/>
            <w:shd w:val="pct5" w:color="auto" w:fill="auto"/>
          </w:tcPr>
          <w:p w14:paraId="1854B3CA" w14:textId="77777777" w:rsidR="006764B1" w:rsidRPr="00932A8E" w:rsidRDefault="006764B1" w:rsidP="00D41D19">
            <w:pPr>
              <w:rPr>
                <w:b/>
                <w:sz w:val="22"/>
                <w:szCs w:val="22"/>
              </w:rPr>
            </w:pPr>
            <w:r w:rsidRPr="00932A8E">
              <w:rPr>
                <w:b/>
                <w:sz w:val="22"/>
                <w:szCs w:val="22"/>
              </w:rPr>
              <w:t>Thao tác thực hiện</w:t>
            </w:r>
          </w:p>
        </w:tc>
        <w:tc>
          <w:tcPr>
            <w:tcW w:w="709" w:type="dxa"/>
            <w:shd w:val="pct5" w:color="auto" w:fill="auto"/>
          </w:tcPr>
          <w:p w14:paraId="0481FCF1" w14:textId="77777777" w:rsidR="006764B1" w:rsidRPr="00932A8E" w:rsidRDefault="006764B1" w:rsidP="00D41D19">
            <w:pPr>
              <w:rPr>
                <w:b/>
                <w:sz w:val="22"/>
                <w:szCs w:val="22"/>
              </w:rPr>
            </w:pPr>
            <w:r>
              <w:rPr>
                <w:b/>
                <w:sz w:val="22"/>
                <w:szCs w:val="22"/>
              </w:rPr>
              <w:t>Màn hình</w:t>
            </w:r>
          </w:p>
        </w:tc>
        <w:tc>
          <w:tcPr>
            <w:tcW w:w="3827" w:type="dxa"/>
            <w:shd w:val="pct5" w:color="auto" w:fill="auto"/>
          </w:tcPr>
          <w:p w14:paraId="09D151A4" w14:textId="77777777" w:rsidR="006764B1" w:rsidRPr="00932A8E" w:rsidRDefault="006764B1" w:rsidP="00D41D19">
            <w:pPr>
              <w:rPr>
                <w:b/>
                <w:sz w:val="22"/>
                <w:szCs w:val="22"/>
              </w:rPr>
            </w:pPr>
            <w:r w:rsidRPr="00932A8E">
              <w:rPr>
                <w:b/>
                <w:sz w:val="22"/>
                <w:szCs w:val="22"/>
              </w:rPr>
              <w:t>Hệ thống xử lý</w:t>
            </w:r>
          </w:p>
        </w:tc>
        <w:tc>
          <w:tcPr>
            <w:tcW w:w="1112" w:type="dxa"/>
            <w:shd w:val="pct5" w:color="auto" w:fill="auto"/>
          </w:tcPr>
          <w:p w14:paraId="3E35BADF" w14:textId="77777777" w:rsidR="006764B1" w:rsidRPr="00932A8E" w:rsidRDefault="006764B1" w:rsidP="00D41D19">
            <w:pPr>
              <w:rPr>
                <w:b/>
                <w:sz w:val="22"/>
                <w:szCs w:val="22"/>
              </w:rPr>
            </w:pPr>
            <w:r w:rsidRPr="00932A8E">
              <w:rPr>
                <w:b/>
                <w:sz w:val="22"/>
                <w:szCs w:val="22"/>
              </w:rPr>
              <w:t>Bước tiếp theo</w:t>
            </w:r>
          </w:p>
        </w:tc>
        <w:tc>
          <w:tcPr>
            <w:tcW w:w="899" w:type="dxa"/>
            <w:shd w:val="pct5" w:color="auto" w:fill="auto"/>
          </w:tcPr>
          <w:p w14:paraId="2E4EE2FE" w14:textId="77777777" w:rsidR="006764B1" w:rsidRPr="00932A8E" w:rsidRDefault="006764B1" w:rsidP="00D41D19">
            <w:pPr>
              <w:rPr>
                <w:b/>
                <w:sz w:val="22"/>
                <w:szCs w:val="22"/>
              </w:rPr>
            </w:pPr>
            <w:r w:rsidRPr="00932A8E">
              <w:rPr>
                <w:b/>
                <w:sz w:val="22"/>
                <w:szCs w:val="22"/>
              </w:rPr>
              <w:t>Ghi chú</w:t>
            </w:r>
          </w:p>
        </w:tc>
      </w:tr>
      <w:tr w:rsidR="006764B1" w14:paraId="3429D1E1" w14:textId="77777777" w:rsidTr="00D41D19">
        <w:trPr>
          <w:trHeight w:val="1108"/>
        </w:trPr>
        <w:tc>
          <w:tcPr>
            <w:tcW w:w="562" w:type="dxa"/>
          </w:tcPr>
          <w:p w14:paraId="3D8F3253" w14:textId="77777777" w:rsidR="006764B1" w:rsidRDefault="004D4201" w:rsidP="00D41D19">
            <w:r>
              <w:t>1</w:t>
            </w:r>
          </w:p>
        </w:tc>
        <w:tc>
          <w:tcPr>
            <w:tcW w:w="1418" w:type="dxa"/>
          </w:tcPr>
          <w:p w14:paraId="398A7EB5" w14:textId="77777777" w:rsidR="006764B1" w:rsidRDefault="00F174BC" w:rsidP="00D41D19">
            <w:r>
              <w:t>User HTVH</w:t>
            </w:r>
          </w:p>
        </w:tc>
        <w:tc>
          <w:tcPr>
            <w:tcW w:w="1417" w:type="dxa"/>
          </w:tcPr>
          <w:p w14:paraId="112BB674" w14:textId="77777777" w:rsidR="006764B1" w:rsidRPr="00C32A48" w:rsidRDefault="00BA2D02" w:rsidP="00D41D19">
            <w:r w:rsidRPr="00BA2D02">
              <w:rPr>
                <w:color w:val="000000"/>
                <w:shd w:val="clear" w:color="auto" w:fill="F8F9FA"/>
              </w:rPr>
              <w:t>Chọn ứng dụng và tải file import dữ liệu role</w:t>
            </w:r>
          </w:p>
        </w:tc>
        <w:tc>
          <w:tcPr>
            <w:tcW w:w="709" w:type="dxa"/>
          </w:tcPr>
          <w:p w14:paraId="55034BAB" w14:textId="77777777" w:rsidR="006764B1" w:rsidRDefault="00931D19" w:rsidP="00931D19">
            <w:r>
              <w:t>Màn hình 1 và 2</w:t>
            </w:r>
          </w:p>
        </w:tc>
        <w:tc>
          <w:tcPr>
            <w:tcW w:w="3827" w:type="dxa"/>
          </w:tcPr>
          <w:p w14:paraId="7A7ABC8E" w14:textId="77777777" w:rsidR="006764B1" w:rsidRDefault="005900DE" w:rsidP="00D41D19">
            <w:r>
              <w:t>Màn hình import dữ liệu Role theo ứng dụng</w:t>
            </w:r>
          </w:p>
        </w:tc>
        <w:tc>
          <w:tcPr>
            <w:tcW w:w="1112" w:type="dxa"/>
          </w:tcPr>
          <w:p w14:paraId="51A080D5" w14:textId="77777777" w:rsidR="006764B1" w:rsidRDefault="00356EFC" w:rsidP="00D41D19">
            <w:r>
              <w:t>Bước 2</w:t>
            </w:r>
          </w:p>
        </w:tc>
        <w:tc>
          <w:tcPr>
            <w:tcW w:w="899" w:type="dxa"/>
          </w:tcPr>
          <w:p w14:paraId="157B3EED" w14:textId="77777777" w:rsidR="006764B1" w:rsidRDefault="006764B1" w:rsidP="00D41D19"/>
        </w:tc>
      </w:tr>
      <w:tr w:rsidR="006764B1" w14:paraId="73B14915" w14:textId="77777777" w:rsidTr="00D41D19">
        <w:trPr>
          <w:trHeight w:val="809"/>
        </w:trPr>
        <w:tc>
          <w:tcPr>
            <w:tcW w:w="562" w:type="dxa"/>
          </w:tcPr>
          <w:p w14:paraId="43657F07" w14:textId="77777777" w:rsidR="006764B1" w:rsidRDefault="004D4201" w:rsidP="00D41D19">
            <w:r>
              <w:lastRenderedPageBreak/>
              <w:t>2</w:t>
            </w:r>
          </w:p>
        </w:tc>
        <w:tc>
          <w:tcPr>
            <w:tcW w:w="1418" w:type="dxa"/>
          </w:tcPr>
          <w:p w14:paraId="27C704AA" w14:textId="77777777" w:rsidR="006764B1" w:rsidRDefault="00F174BC" w:rsidP="00D41D19">
            <w:r>
              <w:t>User HTVH</w:t>
            </w:r>
          </w:p>
        </w:tc>
        <w:tc>
          <w:tcPr>
            <w:tcW w:w="1417" w:type="dxa"/>
          </w:tcPr>
          <w:p w14:paraId="190AAE6C" w14:textId="77777777" w:rsidR="006764B1" w:rsidRPr="00C32A48" w:rsidRDefault="00443361" w:rsidP="00D41D19">
            <w:r w:rsidRPr="00C32A48">
              <w:rPr>
                <w:color w:val="000000"/>
                <w:shd w:val="clear" w:color="auto" w:fill="F8F9FA"/>
              </w:rPr>
              <w:t xml:space="preserve"> Chọn Import và trình phê duyệt </w:t>
            </w:r>
          </w:p>
        </w:tc>
        <w:tc>
          <w:tcPr>
            <w:tcW w:w="709" w:type="dxa"/>
          </w:tcPr>
          <w:p w14:paraId="49D235B5" w14:textId="77777777" w:rsidR="006764B1" w:rsidRDefault="00931D19" w:rsidP="00D41D19">
            <w:r>
              <w:t>Màn hình 1 và 2</w:t>
            </w:r>
          </w:p>
        </w:tc>
        <w:tc>
          <w:tcPr>
            <w:tcW w:w="3827" w:type="dxa"/>
          </w:tcPr>
          <w:p w14:paraId="20633DBE" w14:textId="77777777" w:rsidR="006764B1" w:rsidRDefault="00030579" w:rsidP="00D41D19">
            <w:r>
              <w:t>Hệ thống gửi file import dữ liệu Role tới backend yêu cầu xử lý import.</w:t>
            </w:r>
          </w:p>
        </w:tc>
        <w:tc>
          <w:tcPr>
            <w:tcW w:w="1112" w:type="dxa"/>
          </w:tcPr>
          <w:p w14:paraId="1A446576" w14:textId="77777777" w:rsidR="006764B1" w:rsidRDefault="00356EFC" w:rsidP="00D41D19">
            <w:r>
              <w:t>Bước 3</w:t>
            </w:r>
          </w:p>
        </w:tc>
        <w:tc>
          <w:tcPr>
            <w:tcW w:w="899" w:type="dxa"/>
          </w:tcPr>
          <w:p w14:paraId="4CF525A0" w14:textId="77777777" w:rsidR="006764B1" w:rsidRDefault="006764B1" w:rsidP="00D41D19"/>
        </w:tc>
      </w:tr>
      <w:tr w:rsidR="00D44EC2" w14:paraId="2506EDB5" w14:textId="77777777" w:rsidTr="00D41D19">
        <w:trPr>
          <w:trHeight w:val="809"/>
        </w:trPr>
        <w:tc>
          <w:tcPr>
            <w:tcW w:w="562" w:type="dxa"/>
          </w:tcPr>
          <w:p w14:paraId="734DA249" w14:textId="77777777" w:rsidR="00D44EC2" w:rsidRDefault="00D44EC2" w:rsidP="00D41D19">
            <w:r>
              <w:t>3</w:t>
            </w:r>
          </w:p>
        </w:tc>
        <w:tc>
          <w:tcPr>
            <w:tcW w:w="1418" w:type="dxa"/>
          </w:tcPr>
          <w:p w14:paraId="0457CDDF" w14:textId="77777777" w:rsidR="00D44EC2" w:rsidRDefault="00D44EC2" w:rsidP="00D41D19">
            <w:r>
              <w:t>LIM</w:t>
            </w:r>
          </w:p>
        </w:tc>
        <w:tc>
          <w:tcPr>
            <w:tcW w:w="1417" w:type="dxa"/>
          </w:tcPr>
          <w:p w14:paraId="3781A786" w14:textId="77777777" w:rsidR="00D44EC2" w:rsidRPr="00C32A48" w:rsidRDefault="00D44EC2" w:rsidP="00D41D19">
            <w:pPr>
              <w:rPr>
                <w:color w:val="000000"/>
                <w:shd w:val="clear" w:color="auto" w:fill="F8F9FA"/>
              </w:rPr>
            </w:pPr>
            <w:r w:rsidRPr="00C32A48">
              <w:rPr>
                <w:color w:val="000000"/>
                <w:shd w:val="clear" w:color="auto" w:fill="F8F9FA"/>
              </w:rPr>
              <w:t xml:space="preserve"> Đọc và Kiểm tra dữ liệu file imoprt</w:t>
            </w:r>
          </w:p>
        </w:tc>
        <w:tc>
          <w:tcPr>
            <w:tcW w:w="709" w:type="dxa"/>
          </w:tcPr>
          <w:p w14:paraId="04048C69" w14:textId="77777777" w:rsidR="00D44EC2" w:rsidRDefault="00D44EC2" w:rsidP="00D41D19"/>
        </w:tc>
        <w:tc>
          <w:tcPr>
            <w:tcW w:w="3827" w:type="dxa"/>
          </w:tcPr>
          <w:p w14:paraId="3D8B4B9F" w14:textId="77777777" w:rsidR="00D44EC2" w:rsidRDefault="00030579" w:rsidP="00D41D19">
            <w:r>
              <w:t xml:space="preserve">Hệ thống Lim đọc file và kiểm tra dữ liệu role trong file import </w:t>
            </w:r>
          </w:p>
        </w:tc>
        <w:tc>
          <w:tcPr>
            <w:tcW w:w="1112" w:type="dxa"/>
          </w:tcPr>
          <w:p w14:paraId="23E0E470" w14:textId="77777777" w:rsidR="00D44EC2" w:rsidRDefault="00356EFC" w:rsidP="00D41D19">
            <w:r>
              <w:t>Bước 4</w:t>
            </w:r>
          </w:p>
        </w:tc>
        <w:tc>
          <w:tcPr>
            <w:tcW w:w="899" w:type="dxa"/>
          </w:tcPr>
          <w:p w14:paraId="05A84FB8" w14:textId="77777777" w:rsidR="00D44EC2" w:rsidRDefault="00D44EC2" w:rsidP="00D41D19"/>
        </w:tc>
      </w:tr>
      <w:tr w:rsidR="00D44EC2" w14:paraId="750D9E54" w14:textId="77777777" w:rsidTr="00D41D19">
        <w:trPr>
          <w:trHeight w:val="809"/>
        </w:trPr>
        <w:tc>
          <w:tcPr>
            <w:tcW w:w="562" w:type="dxa"/>
          </w:tcPr>
          <w:p w14:paraId="15DA0482" w14:textId="77777777" w:rsidR="00D44EC2" w:rsidRDefault="00D44EC2" w:rsidP="00D41D19">
            <w:r>
              <w:t>4</w:t>
            </w:r>
          </w:p>
        </w:tc>
        <w:tc>
          <w:tcPr>
            <w:tcW w:w="1418" w:type="dxa"/>
          </w:tcPr>
          <w:p w14:paraId="67EBBB34" w14:textId="77777777" w:rsidR="00D44EC2" w:rsidRDefault="00D44EC2" w:rsidP="00D41D19">
            <w:r>
              <w:t>LIM</w:t>
            </w:r>
          </w:p>
        </w:tc>
        <w:tc>
          <w:tcPr>
            <w:tcW w:w="1417" w:type="dxa"/>
          </w:tcPr>
          <w:p w14:paraId="59799AC6" w14:textId="77777777" w:rsidR="00D44EC2" w:rsidRPr="00C32A48" w:rsidRDefault="00D44EC2" w:rsidP="00D41D19">
            <w:pPr>
              <w:rPr>
                <w:color w:val="000000"/>
                <w:shd w:val="clear" w:color="auto" w:fill="F8F9FA"/>
              </w:rPr>
            </w:pPr>
            <w:r w:rsidRPr="00C32A48">
              <w:rPr>
                <w:color w:val="000000"/>
                <w:shd w:val="clear" w:color="auto" w:fill="F8F9FA"/>
              </w:rPr>
              <w:t>Lưu dữ liệu import Role vào Databse trạng thái chưa  duyệt</w:t>
            </w:r>
          </w:p>
        </w:tc>
        <w:tc>
          <w:tcPr>
            <w:tcW w:w="709" w:type="dxa"/>
          </w:tcPr>
          <w:p w14:paraId="29337273" w14:textId="77777777" w:rsidR="00D44EC2" w:rsidRDefault="00D44EC2" w:rsidP="00D41D19"/>
        </w:tc>
        <w:tc>
          <w:tcPr>
            <w:tcW w:w="3827" w:type="dxa"/>
          </w:tcPr>
          <w:p w14:paraId="35BA7B6C" w14:textId="77777777" w:rsidR="00D44EC2" w:rsidRDefault="00030579" w:rsidP="00D41D19">
            <w:r>
              <w:t>H</w:t>
            </w:r>
            <w:r w:rsidR="00696BD7">
              <w:t>ệ</w:t>
            </w:r>
            <w:r>
              <w:t xml:space="preserve"> thống lưu lại dữ liệu file impor Role vào database của LIM</w:t>
            </w:r>
            <w:r w:rsidR="00201106">
              <w:t xml:space="preserve"> ở trạng thái chưa phê duyệt</w:t>
            </w:r>
          </w:p>
        </w:tc>
        <w:tc>
          <w:tcPr>
            <w:tcW w:w="1112" w:type="dxa"/>
          </w:tcPr>
          <w:p w14:paraId="4E1DA950" w14:textId="77777777" w:rsidR="00D44EC2" w:rsidRDefault="00356EFC" w:rsidP="00D41D19">
            <w:r>
              <w:t>Bước 4</w:t>
            </w:r>
          </w:p>
        </w:tc>
        <w:tc>
          <w:tcPr>
            <w:tcW w:w="899" w:type="dxa"/>
          </w:tcPr>
          <w:p w14:paraId="62F53C0D" w14:textId="77777777" w:rsidR="00D44EC2" w:rsidRDefault="00D44EC2" w:rsidP="00D41D19"/>
        </w:tc>
      </w:tr>
      <w:tr w:rsidR="006764B1" w14:paraId="4D671593" w14:textId="77777777" w:rsidTr="00D41D19">
        <w:trPr>
          <w:trHeight w:val="824"/>
        </w:trPr>
        <w:tc>
          <w:tcPr>
            <w:tcW w:w="562" w:type="dxa"/>
          </w:tcPr>
          <w:p w14:paraId="267FF407" w14:textId="77777777" w:rsidR="006764B1" w:rsidRDefault="00D44EC2" w:rsidP="00D41D19">
            <w:r>
              <w:t>5</w:t>
            </w:r>
          </w:p>
        </w:tc>
        <w:tc>
          <w:tcPr>
            <w:tcW w:w="1418" w:type="dxa"/>
          </w:tcPr>
          <w:p w14:paraId="15C17F98" w14:textId="77777777" w:rsidR="006764B1" w:rsidRDefault="00F174BC" w:rsidP="00D41D19">
            <w:r>
              <w:t>User Phê duyệt HTVH</w:t>
            </w:r>
          </w:p>
        </w:tc>
        <w:tc>
          <w:tcPr>
            <w:tcW w:w="1417" w:type="dxa"/>
          </w:tcPr>
          <w:p w14:paraId="3B48B5E6" w14:textId="77777777" w:rsidR="006764B1" w:rsidRPr="00C32A48" w:rsidRDefault="003527B2" w:rsidP="00D41D19">
            <w:r w:rsidRPr="00C32A48">
              <w:rPr>
                <w:color w:val="000000"/>
                <w:shd w:val="clear" w:color="auto" w:fill="F8F9FA"/>
              </w:rPr>
              <w:t>Phê duyệt dữ liệu file import Role  </w:t>
            </w:r>
          </w:p>
        </w:tc>
        <w:tc>
          <w:tcPr>
            <w:tcW w:w="709" w:type="dxa"/>
          </w:tcPr>
          <w:p w14:paraId="6F76FD90" w14:textId="77777777" w:rsidR="006764B1" w:rsidRDefault="00167E2F" w:rsidP="00D41D19">
            <w:r>
              <w:t>Màn hình 3</w:t>
            </w:r>
          </w:p>
        </w:tc>
        <w:tc>
          <w:tcPr>
            <w:tcW w:w="3827" w:type="dxa"/>
          </w:tcPr>
          <w:p w14:paraId="42EA6251" w14:textId="77777777" w:rsidR="006764B1" w:rsidRDefault="003527B2" w:rsidP="00D41D19">
            <w:r>
              <w:t xml:space="preserve">Gửi yêu cầu cập nhật trạng thái dữ liệu Role của ứng dụng là đã phê duyệt </w:t>
            </w:r>
          </w:p>
        </w:tc>
        <w:tc>
          <w:tcPr>
            <w:tcW w:w="1112" w:type="dxa"/>
          </w:tcPr>
          <w:p w14:paraId="34CA9192" w14:textId="77777777" w:rsidR="006764B1" w:rsidRDefault="00356EFC" w:rsidP="00D41D19">
            <w:r>
              <w:t>Bước 6</w:t>
            </w:r>
          </w:p>
        </w:tc>
        <w:tc>
          <w:tcPr>
            <w:tcW w:w="899" w:type="dxa"/>
          </w:tcPr>
          <w:p w14:paraId="5A3F6734" w14:textId="77777777" w:rsidR="006764B1" w:rsidRDefault="006764B1" w:rsidP="00D41D19"/>
        </w:tc>
      </w:tr>
      <w:tr w:rsidR="006764B1" w14:paraId="1A755522" w14:textId="77777777" w:rsidTr="00D41D19">
        <w:trPr>
          <w:trHeight w:val="824"/>
        </w:trPr>
        <w:tc>
          <w:tcPr>
            <w:tcW w:w="562" w:type="dxa"/>
          </w:tcPr>
          <w:p w14:paraId="06B38086" w14:textId="77777777" w:rsidR="006764B1" w:rsidRDefault="00D44EC2" w:rsidP="00D41D19">
            <w:r>
              <w:t>6</w:t>
            </w:r>
          </w:p>
        </w:tc>
        <w:tc>
          <w:tcPr>
            <w:tcW w:w="1418" w:type="dxa"/>
          </w:tcPr>
          <w:p w14:paraId="2F56392C" w14:textId="77777777" w:rsidR="006764B1" w:rsidRDefault="00F174BC" w:rsidP="00D41D19">
            <w:r>
              <w:t>LIM</w:t>
            </w:r>
          </w:p>
        </w:tc>
        <w:tc>
          <w:tcPr>
            <w:tcW w:w="1417" w:type="dxa"/>
          </w:tcPr>
          <w:p w14:paraId="19DC1212" w14:textId="77777777" w:rsidR="006764B1" w:rsidRPr="00C32A48" w:rsidRDefault="00443361" w:rsidP="00D41D19">
            <w:r w:rsidRPr="00C32A48">
              <w:rPr>
                <w:color w:val="000000"/>
                <w:shd w:val="clear" w:color="auto" w:fill="F8F9FA"/>
              </w:rPr>
              <w:t>Lưu dữ liệu import Role vào Databse trạng thái đã phê duyệt</w:t>
            </w:r>
          </w:p>
        </w:tc>
        <w:tc>
          <w:tcPr>
            <w:tcW w:w="709" w:type="dxa"/>
          </w:tcPr>
          <w:p w14:paraId="2AAE0226" w14:textId="77777777" w:rsidR="006764B1" w:rsidRDefault="006764B1" w:rsidP="00D41D19"/>
        </w:tc>
        <w:tc>
          <w:tcPr>
            <w:tcW w:w="3827" w:type="dxa"/>
          </w:tcPr>
          <w:p w14:paraId="70953BD3" w14:textId="77777777" w:rsidR="006764B1" w:rsidRDefault="00552713" w:rsidP="00552713">
            <w:r>
              <w:t>Hệ thống Cập nhật dữ liệu file impor Role vào database của LIM ở trạng thái đã phê duyệt</w:t>
            </w:r>
          </w:p>
        </w:tc>
        <w:tc>
          <w:tcPr>
            <w:tcW w:w="1112" w:type="dxa"/>
          </w:tcPr>
          <w:p w14:paraId="28250D8F" w14:textId="77777777" w:rsidR="006764B1" w:rsidRDefault="00356EFC" w:rsidP="00D41D19">
            <w:r>
              <w:t>Kết thúc</w:t>
            </w:r>
          </w:p>
        </w:tc>
        <w:tc>
          <w:tcPr>
            <w:tcW w:w="899" w:type="dxa"/>
          </w:tcPr>
          <w:p w14:paraId="3085DCD3" w14:textId="77777777" w:rsidR="006764B1" w:rsidRDefault="006764B1" w:rsidP="00D41D19"/>
        </w:tc>
      </w:tr>
    </w:tbl>
    <w:p w14:paraId="224FC1F6" w14:textId="77777777" w:rsidR="006764B1" w:rsidRDefault="006764B1" w:rsidP="006764B1">
      <w:pPr>
        <w:rPr>
          <w:b/>
        </w:rPr>
      </w:pPr>
    </w:p>
    <w:p w14:paraId="68D0AE37" w14:textId="77777777" w:rsidR="00035670" w:rsidRDefault="00035670" w:rsidP="00035670">
      <w:pPr>
        <w:rPr>
          <w:b/>
        </w:rPr>
      </w:pPr>
      <w:r>
        <w:rPr>
          <w:b/>
        </w:rPr>
        <w:t>- Luồng nghiệp vụ import mối quan hệ giữa jobcode và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D31C9" w:rsidRPr="00932A8E" w14:paraId="7DDED641" w14:textId="77777777" w:rsidTr="00D41D19">
        <w:trPr>
          <w:trHeight w:val="749"/>
          <w:tblHeader/>
        </w:trPr>
        <w:tc>
          <w:tcPr>
            <w:tcW w:w="562" w:type="dxa"/>
            <w:shd w:val="pct5" w:color="auto" w:fill="auto"/>
          </w:tcPr>
          <w:p w14:paraId="28B8687F" w14:textId="77777777" w:rsidR="00FD31C9" w:rsidRPr="00932A8E" w:rsidRDefault="00FD31C9" w:rsidP="00D41D19">
            <w:pPr>
              <w:rPr>
                <w:b/>
                <w:sz w:val="22"/>
                <w:szCs w:val="22"/>
              </w:rPr>
            </w:pPr>
            <w:r w:rsidRPr="00932A8E">
              <w:rPr>
                <w:b/>
                <w:sz w:val="22"/>
                <w:szCs w:val="22"/>
              </w:rPr>
              <w:t>Bước</w:t>
            </w:r>
          </w:p>
        </w:tc>
        <w:tc>
          <w:tcPr>
            <w:tcW w:w="1418" w:type="dxa"/>
            <w:shd w:val="pct5" w:color="auto" w:fill="auto"/>
          </w:tcPr>
          <w:p w14:paraId="458D94EC" w14:textId="77777777" w:rsidR="00FD31C9" w:rsidRPr="00932A8E" w:rsidRDefault="00FD31C9" w:rsidP="00D41D19">
            <w:pPr>
              <w:rPr>
                <w:b/>
                <w:sz w:val="22"/>
                <w:szCs w:val="22"/>
              </w:rPr>
            </w:pPr>
            <w:r>
              <w:rPr>
                <w:b/>
                <w:sz w:val="22"/>
                <w:szCs w:val="22"/>
              </w:rPr>
              <w:t>Tác nhân</w:t>
            </w:r>
          </w:p>
        </w:tc>
        <w:tc>
          <w:tcPr>
            <w:tcW w:w="1417" w:type="dxa"/>
            <w:shd w:val="pct5" w:color="auto" w:fill="auto"/>
          </w:tcPr>
          <w:p w14:paraId="6396F1D5" w14:textId="77777777" w:rsidR="00FD31C9" w:rsidRPr="00932A8E" w:rsidRDefault="00FD31C9" w:rsidP="00D41D19">
            <w:pPr>
              <w:rPr>
                <w:b/>
                <w:sz w:val="22"/>
                <w:szCs w:val="22"/>
              </w:rPr>
            </w:pPr>
            <w:r w:rsidRPr="00932A8E">
              <w:rPr>
                <w:b/>
                <w:sz w:val="22"/>
                <w:szCs w:val="22"/>
              </w:rPr>
              <w:t>Thao tác thực hiện</w:t>
            </w:r>
          </w:p>
        </w:tc>
        <w:tc>
          <w:tcPr>
            <w:tcW w:w="709" w:type="dxa"/>
            <w:shd w:val="pct5" w:color="auto" w:fill="auto"/>
          </w:tcPr>
          <w:p w14:paraId="30C858E3" w14:textId="77777777" w:rsidR="00FD31C9" w:rsidRPr="00932A8E" w:rsidRDefault="00FD31C9" w:rsidP="00D41D19">
            <w:pPr>
              <w:rPr>
                <w:b/>
                <w:sz w:val="22"/>
                <w:szCs w:val="22"/>
              </w:rPr>
            </w:pPr>
            <w:r>
              <w:rPr>
                <w:b/>
                <w:sz w:val="22"/>
                <w:szCs w:val="22"/>
              </w:rPr>
              <w:t>Màn hình</w:t>
            </w:r>
          </w:p>
        </w:tc>
        <w:tc>
          <w:tcPr>
            <w:tcW w:w="3827" w:type="dxa"/>
            <w:shd w:val="pct5" w:color="auto" w:fill="auto"/>
          </w:tcPr>
          <w:p w14:paraId="1106D482" w14:textId="77777777" w:rsidR="00FD31C9" w:rsidRPr="00932A8E" w:rsidRDefault="00FD31C9" w:rsidP="00D41D19">
            <w:pPr>
              <w:rPr>
                <w:b/>
                <w:sz w:val="22"/>
                <w:szCs w:val="22"/>
              </w:rPr>
            </w:pPr>
            <w:r w:rsidRPr="00932A8E">
              <w:rPr>
                <w:b/>
                <w:sz w:val="22"/>
                <w:szCs w:val="22"/>
              </w:rPr>
              <w:t>Hệ thống xử lý</w:t>
            </w:r>
          </w:p>
        </w:tc>
        <w:tc>
          <w:tcPr>
            <w:tcW w:w="1112" w:type="dxa"/>
            <w:shd w:val="pct5" w:color="auto" w:fill="auto"/>
          </w:tcPr>
          <w:p w14:paraId="4E13431C" w14:textId="77777777" w:rsidR="00FD31C9" w:rsidRPr="00932A8E" w:rsidRDefault="00FD31C9" w:rsidP="00D41D19">
            <w:pPr>
              <w:rPr>
                <w:b/>
                <w:sz w:val="22"/>
                <w:szCs w:val="22"/>
              </w:rPr>
            </w:pPr>
            <w:r w:rsidRPr="00932A8E">
              <w:rPr>
                <w:b/>
                <w:sz w:val="22"/>
                <w:szCs w:val="22"/>
              </w:rPr>
              <w:t>Bước tiếp theo</w:t>
            </w:r>
          </w:p>
        </w:tc>
        <w:tc>
          <w:tcPr>
            <w:tcW w:w="899" w:type="dxa"/>
            <w:shd w:val="pct5" w:color="auto" w:fill="auto"/>
          </w:tcPr>
          <w:p w14:paraId="540278BD" w14:textId="77777777" w:rsidR="00FD31C9" w:rsidRPr="00932A8E" w:rsidRDefault="00FD31C9" w:rsidP="00D41D19">
            <w:pPr>
              <w:rPr>
                <w:b/>
                <w:sz w:val="22"/>
                <w:szCs w:val="22"/>
              </w:rPr>
            </w:pPr>
            <w:r w:rsidRPr="00932A8E">
              <w:rPr>
                <w:b/>
                <w:sz w:val="22"/>
                <w:szCs w:val="22"/>
              </w:rPr>
              <w:t>Ghi chú</w:t>
            </w:r>
          </w:p>
        </w:tc>
      </w:tr>
      <w:tr w:rsidR="00FD31C9" w14:paraId="793C7868" w14:textId="77777777" w:rsidTr="00D41D19">
        <w:trPr>
          <w:trHeight w:val="1108"/>
        </w:trPr>
        <w:tc>
          <w:tcPr>
            <w:tcW w:w="562" w:type="dxa"/>
          </w:tcPr>
          <w:p w14:paraId="68CE7585" w14:textId="77777777" w:rsidR="00FD31C9" w:rsidRDefault="00FD31C9" w:rsidP="00D41D19">
            <w:r>
              <w:t>1</w:t>
            </w:r>
          </w:p>
        </w:tc>
        <w:tc>
          <w:tcPr>
            <w:tcW w:w="1418" w:type="dxa"/>
          </w:tcPr>
          <w:p w14:paraId="537F5D89" w14:textId="77777777" w:rsidR="00FD31C9" w:rsidRDefault="0011115E" w:rsidP="00D41D19">
            <w:r>
              <w:t>User HTVH</w:t>
            </w:r>
          </w:p>
        </w:tc>
        <w:tc>
          <w:tcPr>
            <w:tcW w:w="1417" w:type="dxa"/>
          </w:tcPr>
          <w:p w14:paraId="58343206" w14:textId="77777777" w:rsidR="00FD31C9" w:rsidRPr="00C32A48" w:rsidRDefault="00443361" w:rsidP="00D41D19">
            <w:r w:rsidRPr="00C32A48">
              <w:rPr>
                <w:color w:val="000000"/>
                <w:shd w:val="clear" w:color="auto" w:fill="F8F9FA"/>
              </w:rPr>
              <w:t>Tải về file Import jobcode_role mẫu </w:t>
            </w:r>
          </w:p>
        </w:tc>
        <w:tc>
          <w:tcPr>
            <w:tcW w:w="709" w:type="dxa"/>
          </w:tcPr>
          <w:p w14:paraId="6570078A" w14:textId="77777777" w:rsidR="00FD31C9" w:rsidRDefault="00167E2F" w:rsidP="00D41D19">
            <w:r>
              <w:t>Màn hình 4 và 5</w:t>
            </w:r>
          </w:p>
        </w:tc>
        <w:tc>
          <w:tcPr>
            <w:tcW w:w="3827" w:type="dxa"/>
          </w:tcPr>
          <w:p w14:paraId="15DE2089" w14:textId="77777777" w:rsidR="00FD31C9" w:rsidRDefault="00112C4D" w:rsidP="006E3123">
            <w:r>
              <w:t>Hệ thống xuất file mẫu import Jobcode_role</w:t>
            </w:r>
            <w:r w:rsidR="006E3123">
              <w:t>, (file mẫu đính kèm theo tài liệu)</w:t>
            </w:r>
          </w:p>
          <w:p w14:paraId="0592F4BA" w14:textId="77777777" w:rsidR="006E3123" w:rsidRDefault="006E3123" w:rsidP="006E3123">
            <w:r>
              <w:t xml:space="preserve">- Sheet </w:t>
            </w:r>
            <w:r w:rsidRPr="006E3123">
              <w:t>Role</w:t>
            </w:r>
            <w:r>
              <w:t>: Dữ liệu do hệ thống tự lấy ra từ dữ liệu role của ứng dụng cần nhập liệu</w:t>
            </w:r>
          </w:p>
          <w:p w14:paraId="71C32596" w14:textId="77777777" w:rsidR="006E3123" w:rsidRDefault="006E3123" w:rsidP="00F30112">
            <w:r>
              <w:t xml:space="preserve">-  Sheet Jobcode :Dữ liệu do hệ thống tự lấy ra từ dữ liệu jobcode_data </w:t>
            </w:r>
          </w:p>
          <w:p w14:paraId="6685D72A" w14:textId="77777777" w:rsidR="00F30112" w:rsidRDefault="00F30112" w:rsidP="00F30112">
            <w:r>
              <w:t>-  Sheet Jobcode-role : Người dùng sẽ tự nhập vào dựa vào hai sheet trên</w:t>
            </w:r>
          </w:p>
        </w:tc>
        <w:tc>
          <w:tcPr>
            <w:tcW w:w="1112" w:type="dxa"/>
          </w:tcPr>
          <w:p w14:paraId="379C40D9" w14:textId="77777777" w:rsidR="00FD31C9" w:rsidRDefault="007A2DA9" w:rsidP="00D41D19">
            <w:r>
              <w:t>Bước 1</w:t>
            </w:r>
          </w:p>
        </w:tc>
        <w:tc>
          <w:tcPr>
            <w:tcW w:w="899" w:type="dxa"/>
          </w:tcPr>
          <w:p w14:paraId="00708F77" w14:textId="77777777" w:rsidR="00FD31C9" w:rsidRDefault="00E30B25" w:rsidP="00D41D19">
            <w:r>
              <w:t>Mẫu theo file đính kèm</w:t>
            </w:r>
          </w:p>
        </w:tc>
      </w:tr>
      <w:tr w:rsidR="00FD31C9" w14:paraId="7CE66216" w14:textId="77777777" w:rsidTr="00D41D19">
        <w:trPr>
          <w:trHeight w:val="809"/>
        </w:trPr>
        <w:tc>
          <w:tcPr>
            <w:tcW w:w="562" w:type="dxa"/>
          </w:tcPr>
          <w:p w14:paraId="1FE4261F" w14:textId="77777777" w:rsidR="00FD31C9" w:rsidRDefault="00FD31C9" w:rsidP="00D41D19">
            <w:r>
              <w:t>2</w:t>
            </w:r>
          </w:p>
        </w:tc>
        <w:tc>
          <w:tcPr>
            <w:tcW w:w="1418" w:type="dxa"/>
          </w:tcPr>
          <w:p w14:paraId="0E972757" w14:textId="77777777" w:rsidR="00FD31C9" w:rsidRDefault="0011115E" w:rsidP="00D41D19">
            <w:r>
              <w:t>User HTVH</w:t>
            </w:r>
          </w:p>
        </w:tc>
        <w:tc>
          <w:tcPr>
            <w:tcW w:w="1417" w:type="dxa"/>
          </w:tcPr>
          <w:p w14:paraId="57CCF14C" w14:textId="77777777" w:rsidR="00FD31C9" w:rsidRPr="00C32A48" w:rsidRDefault="00443361" w:rsidP="00D41D19">
            <w:r w:rsidRPr="00C32A48">
              <w:rPr>
                <w:color w:val="000000"/>
                <w:shd w:val="clear" w:color="auto" w:fill="F8F9FA"/>
              </w:rPr>
              <w:t>Tải lên file Import jobcode_role </w:t>
            </w:r>
          </w:p>
        </w:tc>
        <w:tc>
          <w:tcPr>
            <w:tcW w:w="709" w:type="dxa"/>
          </w:tcPr>
          <w:p w14:paraId="6C51CF64" w14:textId="77777777" w:rsidR="00FD31C9" w:rsidRDefault="00FD31C9" w:rsidP="00D41D19"/>
        </w:tc>
        <w:tc>
          <w:tcPr>
            <w:tcW w:w="3827" w:type="dxa"/>
          </w:tcPr>
          <w:p w14:paraId="198E26EB" w14:textId="77777777" w:rsidR="00FD31C9" w:rsidRDefault="00C024AC" w:rsidP="00D41D19">
            <w:r>
              <w:t>Màn hình import dữ liệu Jobcode_Role theo ứng dụng</w:t>
            </w:r>
          </w:p>
        </w:tc>
        <w:tc>
          <w:tcPr>
            <w:tcW w:w="1112" w:type="dxa"/>
          </w:tcPr>
          <w:p w14:paraId="7D77B4F2" w14:textId="77777777" w:rsidR="00FD31C9" w:rsidRDefault="007A2DA9" w:rsidP="007A2DA9">
            <w:r>
              <w:t>Bước 2</w:t>
            </w:r>
          </w:p>
        </w:tc>
        <w:tc>
          <w:tcPr>
            <w:tcW w:w="899" w:type="dxa"/>
          </w:tcPr>
          <w:p w14:paraId="7465B53A" w14:textId="77777777" w:rsidR="00FD31C9" w:rsidRDefault="00FD31C9" w:rsidP="00D41D19"/>
        </w:tc>
      </w:tr>
      <w:tr w:rsidR="00FD31C9" w14:paraId="5AC88B65" w14:textId="77777777" w:rsidTr="00D41D19">
        <w:trPr>
          <w:trHeight w:val="824"/>
        </w:trPr>
        <w:tc>
          <w:tcPr>
            <w:tcW w:w="562" w:type="dxa"/>
          </w:tcPr>
          <w:p w14:paraId="2D4DD51D" w14:textId="77777777" w:rsidR="00FD31C9" w:rsidRDefault="00FD31C9" w:rsidP="00D41D19">
            <w:r>
              <w:lastRenderedPageBreak/>
              <w:t>3</w:t>
            </w:r>
          </w:p>
        </w:tc>
        <w:tc>
          <w:tcPr>
            <w:tcW w:w="1418" w:type="dxa"/>
          </w:tcPr>
          <w:p w14:paraId="1DF57B66" w14:textId="77777777" w:rsidR="00FD31C9" w:rsidRDefault="0011115E" w:rsidP="00D41D19">
            <w:r>
              <w:t>User HTVH</w:t>
            </w:r>
          </w:p>
        </w:tc>
        <w:tc>
          <w:tcPr>
            <w:tcW w:w="1417" w:type="dxa"/>
          </w:tcPr>
          <w:p w14:paraId="6D8BC4EE" w14:textId="77777777" w:rsidR="00FD31C9" w:rsidRPr="00C32A48" w:rsidRDefault="00443361" w:rsidP="00D41D19">
            <w:r w:rsidRPr="00C32A48">
              <w:rPr>
                <w:color w:val="000000"/>
                <w:shd w:val="clear" w:color="auto" w:fill="F8F9FA"/>
              </w:rPr>
              <w:t>Chọn import file và trinh phê duyệt </w:t>
            </w:r>
          </w:p>
        </w:tc>
        <w:tc>
          <w:tcPr>
            <w:tcW w:w="709" w:type="dxa"/>
          </w:tcPr>
          <w:p w14:paraId="260EC63D" w14:textId="77777777" w:rsidR="00FD31C9" w:rsidRDefault="00FD31C9" w:rsidP="00D41D19"/>
        </w:tc>
        <w:tc>
          <w:tcPr>
            <w:tcW w:w="3827" w:type="dxa"/>
          </w:tcPr>
          <w:p w14:paraId="1FD7DBAB" w14:textId="77777777" w:rsidR="00FD31C9" w:rsidRDefault="00C024AC" w:rsidP="00D41D19">
            <w:r>
              <w:t xml:space="preserve">Hệ thống gửi file import dữ liệu </w:t>
            </w:r>
            <w:r w:rsidR="00960ECC">
              <w:t>Jobcode_</w:t>
            </w:r>
            <w:r>
              <w:t>Role tới backend yêu cầu xử lý import.</w:t>
            </w:r>
          </w:p>
        </w:tc>
        <w:tc>
          <w:tcPr>
            <w:tcW w:w="1112" w:type="dxa"/>
          </w:tcPr>
          <w:p w14:paraId="3712E9DE" w14:textId="77777777" w:rsidR="00FD31C9" w:rsidRDefault="007A2DA9" w:rsidP="00D41D19">
            <w:r>
              <w:t>Bước 3</w:t>
            </w:r>
          </w:p>
        </w:tc>
        <w:tc>
          <w:tcPr>
            <w:tcW w:w="899" w:type="dxa"/>
          </w:tcPr>
          <w:p w14:paraId="6BA2ACB5" w14:textId="77777777" w:rsidR="00FD31C9" w:rsidRDefault="00FD31C9" w:rsidP="00D41D19"/>
        </w:tc>
      </w:tr>
      <w:tr w:rsidR="00970A15" w14:paraId="3AEB49C6" w14:textId="77777777" w:rsidTr="00D41D19">
        <w:trPr>
          <w:trHeight w:val="824"/>
        </w:trPr>
        <w:tc>
          <w:tcPr>
            <w:tcW w:w="562" w:type="dxa"/>
          </w:tcPr>
          <w:p w14:paraId="5A989468" w14:textId="77777777" w:rsidR="00970A15" w:rsidRDefault="00970A15" w:rsidP="00D41D19">
            <w:r>
              <w:t>4</w:t>
            </w:r>
          </w:p>
        </w:tc>
        <w:tc>
          <w:tcPr>
            <w:tcW w:w="1418" w:type="dxa"/>
          </w:tcPr>
          <w:p w14:paraId="2A823725" w14:textId="77777777" w:rsidR="00970A15" w:rsidRDefault="00970A15" w:rsidP="00D41D19">
            <w:r>
              <w:t>LIM</w:t>
            </w:r>
          </w:p>
        </w:tc>
        <w:tc>
          <w:tcPr>
            <w:tcW w:w="1417" w:type="dxa"/>
          </w:tcPr>
          <w:p w14:paraId="608A465B" w14:textId="77777777" w:rsidR="00970A15" w:rsidRPr="00C32A48" w:rsidRDefault="00970A15" w:rsidP="00D41D19">
            <w:pPr>
              <w:rPr>
                <w:color w:val="000000"/>
                <w:shd w:val="clear" w:color="auto" w:fill="F8F9FA"/>
              </w:rPr>
            </w:pPr>
            <w:r w:rsidRPr="00C32A48">
              <w:rPr>
                <w:color w:val="000000"/>
                <w:shd w:val="clear" w:color="auto" w:fill="F8F9FA"/>
              </w:rPr>
              <w:t>Đọc và Kiểm tra dữ liệu file imoprt</w:t>
            </w:r>
          </w:p>
        </w:tc>
        <w:tc>
          <w:tcPr>
            <w:tcW w:w="709" w:type="dxa"/>
          </w:tcPr>
          <w:p w14:paraId="33B9E893" w14:textId="77777777" w:rsidR="00970A15" w:rsidRDefault="00970A15" w:rsidP="00D41D19"/>
        </w:tc>
        <w:tc>
          <w:tcPr>
            <w:tcW w:w="3827" w:type="dxa"/>
          </w:tcPr>
          <w:p w14:paraId="7E1C2F3B" w14:textId="77777777" w:rsidR="00970A15" w:rsidRDefault="00960ECC" w:rsidP="00D41D19">
            <w:r>
              <w:t>Hệ thống Lim đọc file và kiểm tra dữ liệu Jobcode_role trong file import</w:t>
            </w:r>
          </w:p>
        </w:tc>
        <w:tc>
          <w:tcPr>
            <w:tcW w:w="1112" w:type="dxa"/>
          </w:tcPr>
          <w:p w14:paraId="1A4CF6DA" w14:textId="77777777" w:rsidR="00970A15" w:rsidRDefault="007A2DA9" w:rsidP="00D41D19">
            <w:r>
              <w:t>Bước 4</w:t>
            </w:r>
          </w:p>
        </w:tc>
        <w:tc>
          <w:tcPr>
            <w:tcW w:w="899" w:type="dxa"/>
          </w:tcPr>
          <w:p w14:paraId="15A6CBF6" w14:textId="77777777" w:rsidR="00970A15" w:rsidRDefault="00970A15" w:rsidP="00D41D19"/>
        </w:tc>
      </w:tr>
      <w:tr w:rsidR="00970A15" w14:paraId="2A62CF68" w14:textId="77777777" w:rsidTr="00D41D19">
        <w:trPr>
          <w:trHeight w:val="824"/>
        </w:trPr>
        <w:tc>
          <w:tcPr>
            <w:tcW w:w="562" w:type="dxa"/>
          </w:tcPr>
          <w:p w14:paraId="6F7A0D9D" w14:textId="77777777" w:rsidR="00970A15" w:rsidRDefault="00970A15" w:rsidP="00D41D19">
            <w:r>
              <w:t>5</w:t>
            </w:r>
          </w:p>
        </w:tc>
        <w:tc>
          <w:tcPr>
            <w:tcW w:w="1418" w:type="dxa"/>
          </w:tcPr>
          <w:p w14:paraId="38693453" w14:textId="77777777" w:rsidR="00970A15" w:rsidRDefault="00970A15" w:rsidP="00D41D19">
            <w:r>
              <w:t>LIM</w:t>
            </w:r>
          </w:p>
        </w:tc>
        <w:tc>
          <w:tcPr>
            <w:tcW w:w="1417" w:type="dxa"/>
          </w:tcPr>
          <w:p w14:paraId="37092A65" w14:textId="77777777" w:rsidR="00970A15" w:rsidRPr="00C32A48" w:rsidRDefault="00970A15" w:rsidP="00D41D19">
            <w:pPr>
              <w:rPr>
                <w:color w:val="000000"/>
                <w:shd w:val="clear" w:color="auto" w:fill="F8F9FA"/>
              </w:rPr>
            </w:pPr>
            <w:r w:rsidRPr="00C32A48">
              <w:rPr>
                <w:color w:val="000000"/>
                <w:shd w:val="clear" w:color="auto" w:fill="F8F9FA"/>
              </w:rPr>
              <w:t xml:space="preserve"> Lưu dữ liệu jobcode-role trạng thái chưa duyệt vào Databse </w:t>
            </w:r>
          </w:p>
        </w:tc>
        <w:tc>
          <w:tcPr>
            <w:tcW w:w="709" w:type="dxa"/>
          </w:tcPr>
          <w:p w14:paraId="75AC4126" w14:textId="77777777" w:rsidR="00970A15" w:rsidRDefault="00970A15" w:rsidP="00D41D19"/>
        </w:tc>
        <w:tc>
          <w:tcPr>
            <w:tcW w:w="3827" w:type="dxa"/>
          </w:tcPr>
          <w:p w14:paraId="6C4C548D" w14:textId="77777777" w:rsidR="00970A15" w:rsidRDefault="00960ECC" w:rsidP="00D41D19">
            <w:r>
              <w:t>Hệ thống lưu lại dữ liệu file impor Jobcode_Role vào database của LIM ở trạng thái chưa phê duyệt</w:t>
            </w:r>
          </w:p>
        </w:tc>
        <w:tc>
          <w:tcPr>
            <w:tcW w:w="1112" w:type="dxa"/>
          </w:tcPr>
          <w:p w14:paraId="475487E7" w14:textId="77777777" w:rsidR="00970A15" w:rsidRDefault="007A2DA9" w:rsidP="00D41D19">
            <w:r>
              <w:t>Bước 5</w:t>
            </w:r>
          </w:p>
        </w:tc>
        <w:tc>
          <w:tcPr>
            <w:tcW w:w="899" w:type="dxa"/>
          </w:tcPr>
          <w:p w14:paraId="10EE8B4D" w14:textId="77777777" w:rsidR="00970A15" w:rsidRDefault="00970A15" w:rsidP="00D41D19"/>
        </w:tc>
      </w:tr>
      <w:tr w:rsidR="00FD31C9" w14:paraId="69F42B57" w14:textId="77777777" w:rsidTr="00D41D19">
        <w:trPr>
          <w:trHeight w:val="824"/>
        </w:trPr>
        <w:tc>
          <w:tcPr>
            <w:tcW w:w="562" w:type="dxa"/>
          </w:tcPr>
          <w:p w14:paraId="2BBB98BB" w14:textId="77777777" w:rsidR="00FD31C9" w:rsidRDefault="00970A15" w:rsidP="00D41D19">
            <w:r>
              <w:t>6</w:t>
            </w:r>
          </w:p>
        </w:tc>
        <w:tc>
          <w:tcPr>
            <w:tcW w:w="1418" w:type="dxa"/>
          </w:tcPr>
          <w:p w14:paraId="56DF1081" w14:textId="77777777" w:rsidR="00FD31C9" w:rsidRDefault="0011115E" w:rsidP="00D41D19">
            <w:r>
              <w:t>User Phê duyệt HTVH</w:t>
            </w:r>
          </w:p>
        </w:tc>
        <w:tc>
          <w:tcPr>
            <w:tcW w:w="1417" w:type="dxa"/>
          </w:tcPr>
          <w:p w14:paraId="46890525" w14:textId="77777777" w:rsidR="00FD31C9" w:rsidRPr="00C32A48" w:rsidRDefault="00443361" w:rsidP="00D41D19">
            <w:r w:rsidRPr="00C32A48">
              <w:rPr>
                <w:color w:val="000000"/>
                <w:shd w:val="clear" w:color="auto" w:fill="F8F9FA"/>
              </w:rPr>
              <w:t>Phê duyệt dữ liệu import jobcode-role  </w:t>
            </w:r>
          </w:p>
        </w:tc>
        <w:tc>
          <w:tcPr>
            <w:tcW w:w="709" w:type="dxa"/>
          </w:tcPr>
          <w:p w14:paraId="119745F2" w14:textId="77777777" w:rsidR="00FD31C9" w:rsidRDefault="00167E2F" w:rsidP="00D41D19">
            <w:r>
              <w:t>Màn hình 6</w:t>
            </w:r>
          </w:p>
        </w:tc>
        <w:tc>
          <w:tcPr>
            <w:tcW w:w="3827" w:type="dxa"/>
          </w:tcPr>
          <w:p w14:paraId="7362FECC" w14:textId="77777777" w:rsidR="00FD31C9" w:rsidRDefault="00960ECC" w:rsidP="00D41D19">
            <w:r>
              <w:t>Gửi yêu cầu cập nhật trạng thái dữ liệu Jobcode_Role của ứng dụng là đã phê duyệt</w:t>
            </w:r>
          </w:p>
        </w:tc>
        <w:tc>
          <w:tcPr>
            <w:tcW w:w="1112" w:type="dxa"/>
          </w:tcPr>
          <w:p w14:paraId="37D5C68E" w14:textId="77777777" w:rsidR="00FD31C9" w:rsidRDefault="007A2DA9" w:rsidP="00D41D19">
            <w:r>
              <w:t>Bước 6</w:t>
            </w:r>
          </w:p>
        </w:tc>
        <w:tc>
          <w:tcPr>
            <w:tcW w:w="899" w:type="dxa"/>
          </w:tcPr>
          <w:p w14:paraId="1F2F0589" w14:textId="77777777" w:rsidR="00FD31C9" w:rsidRDefault="00FD31C9" w:rsidP="00D41D19"/>
        </w:tc>
      </w:tr>
      <w:tr w:rsidR="00443361" w14:paraId="62F3C68C" w14:textId="77777777" w:rsidTr="00D41D19">
        <w:trPr>
          <w:trHeight w:val="824"/>
        </w:trPr>
        <w:tc>
          <w:tcPr>
            <w:tcW w:w="562" w:type="dxa"/>
          </w:tcPr>
          <w:p w14:paraId="572F88E3" w14:textId="77777777" w:rsidR="00443361" w:rsidRDefault="00970A15" w:rsidP="00D41D19">
            <w:r>
              <w:t>7</w:t>
            </w:r>
          </w:p>
        </w:tc>
        <w:tc>
          <w:tcPr>
            <w:tcW w:w="1418" w:type="dxa"/>
          </w:tcPr>
          <w:p w14:paraId="55A355F6" w14:textId="77777777" w:rsidR="00443361" w:rsidRDefault="0011115E" w:rsidP="00D41D19">
            <w:r>
              <w:t>LIM</w:t>
            </w:r>
          </w:p>
        </w:tc>
        <w:tc>
          <w:tcPr>
            <w:tcW w:w="1417" w:type="dxa"/>
          </w:tcPr>
          <w:p w14:paraId="7625B4FA" w14:textId="77777777" w:rsidR="00443361" w:rsidRPr="00C32A48" w:rsidRDefault="00443361" w:rsidP="00D41D19">
            <w:pPr>
              <w:rPr>
                <w:color w:val="000000"/>
                <w:shd w:val="clear" w:color="auto" w:fill="F8F9FA"/>
              </w:rPr>
            </w:pPr>
            <w:r w:rsidRPr="00C32A48">
              <w:rPr>
                <w:color w:val="000000"/>
                <w:shd w:val="clear" w:color="auto" w:fill="F8F9FA"/>
              </w:rPr>
              <w:t>Lưu dữ liệu jobcode-role trạng thái đã duyệt vào Databse </w:t>
            </w:r>
          </w:p>
        </w:tc>
        <w:tc>
          <w:tcPr>
            <w:tcW w:w="709" w:type="dxa"/>
          </w:tcPr>
          <w:p w14:paraId="1F9CC944" w14:textId="77777777" w:rsidR="00443361" w:rsidRDefault="00443361" w:rsidP="00D41D19"/>
        </w:tc>
        <w:tc>
          <w:tcPr>
            <w:tcW w:w="3827" w:type="dxa"/>
          </w:tcPr>
          <w:p w14:paraId="5CE205A6" w14:textId="77777777" w:rsidR="00443361" w:rsidRDefault="00960ECC" w:rsidP="00D41D19">
            <w:r>
              <w:t>Hệ thống Cập nhật dữ liệu file impor Jobcode_Role vào database của LIM ở trạng thái đã phê duyệt</w:t>
            </w:r>
          </w:p>
        </w:tc>
        <w:tc>
          <w:tcPr>
            <w:tcW w:w="1112" w:type="dxa"/>
          </w:tcPr>
          <w:p w14:paraId="65FFAA3D" w14:textId="77777777" w:rsidR="00443361" w:rsidRDefault="007A2DA9" w:rsidP="00D41D19">
            <w:r>
              <w:t>Kết thúc</w:t>
            </w:r>
          </w:p>
        </w:tc>
        <w:tc>
          <w:tcPr>
            <w:tcW w:w="899" w:type="dxa"/>
          </w:tcPr>
          <w:p w14:paraId="1C32C672" w14:textId="77777777" w:rsidR="00443361" w:rsidRDefault="00443361" w:rsidP="00D41D19"/>
        </w:tc>
      </w:tr>
    </w:tbl>
    <w:p w14:paraId="3D14DF79" w14:textId="77777777" w:rsidR="00035670" w:rsidRPr="00852D0B" w:rsidRDefault="00035670" w:rsidP="006764B1">
      <w:pPr>
        <w:rPr>
          <w:b/>
        </w:rPr>
      </w:pPr>
    </w:p>
    <w:p w14:paraId="64CDED09" w14:textId="77777777" w:rsidR="00F274C4" w:rsidRDefault="006764B1" w:rsidP="006764B1">
      <w:pPr>
        <w:rPr>
          <w:b/>
        </w:rPr>
      </w:pPr>
      <w:r w:rsidRPr="00852D0B">
        <w:rPr>
          <w:b/>
        </w:rPr>
        <w:t>3.2.3. Giao diện</w:t>
      </w:r>
    </w:p>
    <w:p w14:paraId="4B0B686E" w14:textId="77777777" w:rsidR="00D763AB" w:rsidRDefault="00D763AB" w:rsidP="006764B1">
      <w:pPr>
        <w:rPr>
          <w:b/>
        </w:rPr>
      </w:pPr>
      <w:r>
        <w:rPr>
          <w:b/>
        </w:rPr>
        <w:t>3.2.3.1</w:t>
      </w:r>
      <w:r w:rsidR="00D57268">
        <w:rPr>
          <w:b/>
        </w:rPr>
        <w:t xml:space="preserve">. Màn hình 1 </w:t>
      </w:r>
    </w:p>
    <w:p w14:paraId="0FB22EF6" w14:textId="77777777" w:rsidR="00D57268" w:rsidRDefault="00D57268" w:rsidP="006764B1">
      <w:pPr>
        <w:rPr>
          <w:b/>
        </w:rPr>
      </w:pPr>
      <w:r>
        <w:rPr>
          <w:b/>
        </w:rPr>
        <w:t>a. Giao diện</w:t>
      </w:r>
      <w:r w:rsidR="00E31F46">
        <w:rPr>
          <w:b/>
        </w:rPr>
        <w:t xml:space="preserve">: </w:t>
      </w:r>
      <w:r w:rsidR="006F1668">
        <w:t>M</w:t>
      </w:r>
      <w:r w:rsidR="00E31F46" w:rsidRPr="00E31F46">
        <w:t xml:space="preserve">àn hình import </w:t>
      </w:r>
      <w:r w:rsidR="00E05D3D">
        <w:t>dữ liệu</w:t>
      </w:r>
      <w:r w:rsidR="00755C0A">
        <w:t xml:space="preserve"> </w:t>
      </w:r>
      <w:r w:rsidR="00E31F46" w:rsidRPr="00E31F46">
        <w:t>role</w:t>
      </w:r>
    </w:p>
    <w:p w14:paraId="41C05587" w14:textId="77777777" w:rsidR="006D7071" w:rsidRDefault="00234DEB" w:rsidP="00E31F46">
      <w:pPr>
        <w:jc w:val="center"/>
        <w:rPr>
          <w:b/>
        </w:rPr>
      </w:pPr>
      <w:r>
        <w:rPr>
          <w:b/>
          <w:noProof/>
        </w:rPr>
        <w:lastRenderedPageBreak/>
        <w:drawing>
          <wp:inline distT="0" distB="0" distL="0" distR="0" wp14:anchorId="03595069" wp14:editId="146E780E">
            <wp:extent cx="5944235" cy="2794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_role.png"/>
                    <pic:cNvPicPr/>
                  </pic:nvPicPr>
                  <pic:blipFill>
                    <a:blip r:embed="rId15">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0A9E04CC" w14:textId="77777777" w:rsidR="00E31F46" w:rsidRDefault="00E31F46" w:rsidP="00E31F46">
      <w:pPr>
        <w:jc w:val="center"/>
        <w:rPr>
          <w:b/>
        </w:rPr>
      </w:pPr>
    </w:p>
    <w:p w14:paraId="6B2AB709" w14:textId="77777777" w:rsidR="008F4E37" w:rsidRPr="00B06E17" w:rsidRDefault="00F80788" w:rsidP="008F4E37">
      <w:r w:rsidRPr="00B06E17">
        <w:t xml:space="preserve">Nhấn vào </w:t>
      </w:r>
      <w:r w:rsidRPr="00B06E17">
        <w:rPr>
          <w:b/>
        </w:rPr>
        <w:t>“Tìm kiếm”</w:t>
      </w:r>
      <w:r w:rsidRPr="00B06E17">
        <w:t xml:space="preserve"> để tìm kiếm </w:t>
      </w:r>
      <w:r w:rsidR="00B06E17" w:rsidRPr="00B06E17">
        <w:t>Role theo hệ thống</w:t>
      </w:r>
    </w:p>
    <w:p w14:paraId="60BCC58F" w14:textId="77777777" w:rsidR="00B06E17" w:rsidRPr="00B06E17" w:rsidRDefault="00B06E17" w:rsidP="008F4E37">
      <w:r w:rsidRPr="00B06E17">
        <w:t>Nhấn vào “</w:t>
      </w:r>
      <w:r w:rsidRPr="00B06E17">
        <w:rPr>
          <w:b/>
        </w:rPr>
        <w:t>Import file role”</w:t>
      </w:r>
      <w:r w:rsidRPr="00B06E17">
        <w:t xml:space="preserve"> để thực hiện import file role theo hệ thống</w:t>
      </w:r>
    </w:p>
    <w:p w14:paraId="44F3F15D" w14:textId="77777777" w:rsidR="00D57268" w:rsidRDefault="00D57268" w:rsidP="006764B1">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D57268" w:rsidRPr="00EF7FE0" w14:paraId="482BBEFC" w14:textId="77777777" w:rsidTr="008F4E37">
        <w:trPr>
          <w:tblHeader/>
        </w:trPr>
        <w:tc>
          <w:tcPr>
            <w:tcW w:w="634" w:type="dxa"/>
            <w:shd w:val="pct5" w:color="auto" w:fill="auto"/>
          </w:tcPr>
          <w:p w14:paraId="5D7F64A2" w14:textId="77777777" w:rsidR="00D57268" w:rsidRPr="00EF7FE0" w:rsidRDefault="00D57268" w:rsidP="008F4E37">
            <w:pPr>
              <w:rPr>
                <w:b/>
                <w:sz w:val="22"/>
                <w:szCs w:val="22"/>
              </w:rPr>
            </w:pPr>
            <w:r w:rsidRPr="00EF7FE0">
              <w:rPr>
                <w:b/>
                <w:sz w:val="22"/>
                <w:szCs w:val="22"/>
              </w:rPr>
              <w:t>STT</w:t>
            </w:r>
          </w:p>
        </w:tc>
        <w:tc>
          <w:tcPr>
            <w:tcW w:w="893" w:type="dxa"/>
            <w:shd w:val="pct5" w:color="auto" w:fill="auto"/>
          </w:tcPr>
          <w:p w14:paraId="7B44919C" w14:textId="77777777" w:rsidR="00D57268" w:rsidRPr="00EF7FE0" w:rsidRDefault="00D57268" w:rsidP="008F4E37">
            <w:pPr>
              <w:rPr>
                <w:b/>
                <w:sz w:val="22"/>
                <w:szCs w:val="22"/>
              </w:rPr>
            </w:pPr>
            <w:r w:rsidRPr="00EF7FE0">
              <w:rPr>
                <w:b/>
                <w:sz w:val="22"/>
                <w:szCs w:val="22"/>
              </w:rPr>
              <w:t>Tên trường</w:t>
            </w:r>
          </w:p>
        </w:tc>
        <w:tc>
          <w:tcPr>
            <w:tcW w:w="923" w:type="dxa"/>
            <w:shd w:val="pct5" w:color="auto" w:fill="auto"/>
          </w:tcPr>
          <w:p w14:paraId="10930A0E" w14:textId="77777777" w:rsidR="00D57268" w:rsidRPr="00EF7FE0" w:rsidRDefault="00D57268" w:rsidP="008F4E37">
            <w:pPr>
              <w:rPr>
                <w:b/>
                <w:sz w:val="22"/>
                <w:szCs w:val="22"/>
              </w:rPr>
            </w:pPr>
            <w:r>
              <w:rPr>
                <w:b/>
                <w:sz w:val="22"/>
                <w:szCs w:val="22"/>
              </w:rPr>
              <w:t>Loại trường</w:t>
            </w:r>
          </w:p>
        </w:tc>
        <w:tc>
          <w:tcPr>
            <w:tcW w:w="757" w:type="dxa"/>
            <w:shd w:val="pct5" w:color="auto" w:fill="auto"/>
          </w:tcPr>
          <w:p w14:paraId="73F582A4" w14:textId="77777777" w:rsidR="00D57268" w:rsidRPr="00EF7FE0" w:rsidRDefault="00D57268" w:rsidP="008F4E37">
            <w:pPr>
              <w:rPr>
                <w:b/>
                <w:sz w:val="22"/>
                <w:szCs w:val="22"/>
              </w:rPr>
            </w:pPr>
            <w:r w:rsidRPr="00EF7FE0">
              <w:rPr>
                <w:b/>
                <w:sz w:val="22"/>
                <w:szCs w:val="22"/>
              </w:rPr>
              <w:t>Định dạng</w:t>
            </w:r>
          </w:p>
        </w:tc>
        <w:tc>
          <w:tcPr>
            <w:tcW w:w="771" w:type="dxa"/>
            <w:shd w:val="pct5" w:color="auto" w:fill="auto"/>
          </w:tcPr>
          <w:p w14:paraId="2CA1B954" w14:textId="77777777" w:rsidR="00D57268" w:rsidRPr="00EF7FE0" w:rsidRDefault="00D57268" w:rsidP="008F4E37">
            <w:pPr>
              <w:rPr>
                <w:b/>
                <w:sz w:val="22"/>
                <w:szCs w:val="22"/>
              </w:rPr>
            </w:pPr>
            <w:r>
              <w:rPr>
                <w:b/>
                <w:sz w:val="22"/>
                <w:szCs w:val="22"/>
              </w:rPr>
              <w:t>Độ dài tối thiểu, tối đa</w:t>
            </w:r>
          </w:p>
        </w:tc>
        <w:tc>
          <w:tcPr>
            <w:tcW w:w="979" w:type="dxa"/>
            <w:shd w:val="pct5" w:color="auto" w:fill="auto"/>
          </w:tcPr>
          <w:p w14:paraId="534F86C8" w14:textId="77777777" w:rsidR="00D57268" w:rsidRPr="00EF7FE0" w:rsidRDefault="00D57268" w:rsidP="008F4E37">
            <w:pPr>
              <w:rPr>
                <w:b/>
                <w:sz w:val="22"/>
                <w:szCs w:val="22"/>
              </w:rPr>
            </w:pPr>
            <w:r w:rsidRPr="00EF7FE0">
              <w:rPr>
                <w:b/>
                <w:sz w:val="22"/>
                <w:szCs w:val="22"/>
              </w:rPr>
              <w:t>Trường bắt buộc</w:t>
            </w:r>
          </w:p>
        </w:tc>
        <w:tc>
          <w:tcPr>
            <w:tcW w:w="762" w:type="dxa"/>
            <w:shd w:val="pct5" w:color="auto" w:fill="auto"/>
          </w:tcPr>
          <w:p w14:paraId="2CF29A7F" w14:textId="77777777" w:rsidR="00D57268" w:rsidRPr="00EF7FE0" w:rsidRDefault="00D57268" w:rsidP="008F4E37">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721DCCEE" w14:textId="77777777" w:rsidR="00D57268" w:rsidRPr="00EF7FE0" w:rsidRDefault="00D57268" w:rsidP="008F4E37">
            <w:pPr>
              <w:rPr>
                <w:b/>
                <w:sz w:val="22"/>
                <w:szCs w:val="22"/>
              </w:rPr>
            </w:pPr>
            <w:r w:rsidRPr="00EF7FE0">
              <w:rPr>
                <w:b/>
                <w:sz w:val="22"/>
                <w:szCs w:val="22"/>
              </w:rPr>
              <w:t>Thông tin tham chiếu</w:t>
            </w:r>
          </w:p>
        </w:tc>
        <w:tc>
          <w:tcPr>
            <w:tcW w:w="713" w:type="dxa"/>
            <w:shd w:val="pct5" w:color="auto" w:fill="auto"/>
          </w:tcPr>
          <w:p w14:paraId="7C4BBBA5" w14:textId="77777777" w:rsidR="00D57268" w:rsidRPr="00EF7FE0" w:rsidRDefault="00D57268" w:rsidP="008F4E37">
            <w:pPr>
              <w:rPr>
                <w:b/>
                <w:sz w:val="22"/>
                <w:szCs w:val="22"/>
              </w:rPr>
            </w:pPr>
            <w:r>
              <w:rPr>
                <w:b/>
                <w:sz w:val="22"/>
                <w:szCs w:val="22"/>
              </w:rPr>
              <w:t>Giá trị mặc định</w:t>
            </w:r>
          </w:p>
        </w:tc>
        <w:tc>
          <w:tcPr>
            <w:tcW w:w="1065" w:type="dxa"/>
            <w:shd w:val="pct5" w:color="auto" w:fill="auto"/>
          </w:tcPr>
          <w:p w14:paraId="006AAC72" w14:textId="77777777" w:rsidR="00D57268" w:rsidRPr="00EF7FE0" w:rsidRDefault="00D57268" w:rsidP="008F4E37">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17663C80" w14:textId="77777777" w:rsidR="00D57268" w:rsidRPr="00EF7FE0" w:rsidRDefault="00D57268" w:rsidP="008F4E37">
            <w:pPr>
              <w:rPr>
                <w:b/>
                <w:sz w:val="22"/>
                <w:szCs w:val="22"/>
              </w:rPr>
            </w:pPr>
            <w:r>
              <w:rPr>
                <w:b/>
                <w:sz w:val="22"/>
                <w:szCs w:val="22"/>
              </w:rPr>
              <w:t>Ghi chú</w:t>
            </w:r>
          </w:p>
        </w:tc>
      </w:tr>
      <w:tr w:rsidR="00D57268" w14:paraId="4F20959C" w14:textId="77777777" w:rsidTr="008F4E37">
        <w:tc>
          <w:tcPr>
            <w:tcW w:w="634" w:type="dxa"/>
          </w:tcPr>
          <w:p w14:paraId="514AAFA3" w14:textId="77777777" w:rsidR="00D57268" w:rsidRDefault="0014187E" w:rsidP="008F4E37">
            <w:pPr>
              <w:jc w:val="center"/>
            </w:pPr>
            <w:r>
              <w:t>1</w:t>
            </w:r>
          </w:p>
        </w:tc>
        <w:tc>
          <w:tcPr>
            <w:tcW w:w="893" w:type="dxa"/>
          </w:tcPr>
          <w:p w14:paraId="3940D988" w14:textId="77777777" w:rsidR="00D57268" w:rsidRDefault="0014187E" w:rsidP="008F4E37">
            <w:r>
              <w:t xml:space="preserve">Hệ thống </w:t>
            </w:r>
          </w:p>
        </w:tc>
        <w:tc>
          <w:tcPr>
            <w:tcW w:w="923" w:type="dxa"/>
          </w:tcPr>
          <w:p w14:paraId="07E5FDAB" w14:textId="77777777" w:rsidR="00D57268" w:rsidRDefault="0014187E" w:rsidP="008F4E37">
            <w:r>
              <w:t>Combobox</w:t>
            </w:r>
          </w:p>
        </w:tc>
        <w:tc>
          <w:tcPr>
            <w:tcW w:w="757" w:type="dxa"/>
          </w:tcPr>
          <w:p w14:paraId="1D4132A2" w14:textId="77777777" w:rsidR="00D57268" w:rsidRDefault="0014187E" w:rsidP="008F4E37">
            <w:r>
              <w:t>Kiểu chữ</w:t>
            </w:r>
          </w:p>
        </w:tc>
        <w:tc>
          <w:tcPr>
            <w:tcW w:w="771" w:type="dxa"/>
          </w:tcPr>
          <w:p w14:paraId="69403C74" w14:textId="77777777" w:rsidR="00D57268" w:rsidRDefault="0014187E" w:rsidP="008F4E37">
            <w:r>
              <w:t>20</w:t>
            </w:r>
          </w:p>
        </w:tc>
        <w:tc>
          <w:tcPr>
            <w:tcW w:w="979" w:type="dxa"/>
          </w:tcPr>
          <w:p w14:paraId="605C128B" w14:textId="77777777" w:rsidR="00D57268" w:rsidRDefault="0014187E" w:rsidP="008F4E37">
            <w:r>
              <w:t>Bắt buộc</w:t>
            </w:r>
          </w:p>
        </w:tc>
        <w:tc>
          <w:tcPr>
            <w:tcW w:w="762" w:type="dxa"/>
          </w:tcPr>
          <w:p w14:paraId="4740479F" w14:textId="77777777" w:rsidR="00D57268" w:rsidRDefault="00D57268" w:rsidP="008F4E37"/>
        </w:tc>
        <w:tc>
          <w:tcPr>
            <w:tcW w:w="878" w:type="dxa"/>
          </w:tcPr>
          <w:p w14:paraId="08087289" w14:textId="77777777" w:rsidR="00D57268" w:rsidRDefault="008F4E37" w:rsidP="008F4E37">
            <w:r>
              <w:t>Lấy danh sách hệ thống trong LIM</w:t>
            </w:r>
          </w:p>
        </w:tc>
        <w:tc>
          <w:tcPr>
            <w:tcW w:w="713" w:type="dxa"/>
          </w:tcPr>
          <w:p w14:paraId="471EA818" w14:textId="77777777" w:rsidR="00D57268" w:rsidRDefault="00D57268" w:rsidP="008F4E37"/>
        </w:tc>
        <w:tc>
          <w:tcPr>
            <w:tcW w:w="1065" w:type="dxa"/>
          </w:tcPr>
          <w:p w14:paraId="7E236EA4" w14:textId="77777777" w:rsidR="00D57268" w:rsidRDefault="008F4E37" w:rsidP="008F4E37">
            <w:r>
              <w:t>Hệ thống  bắt buộc phải nhập</w:t>
            </w:r>
          </w:p>
        </w:tc>
        <w:tc>
          <w:tcPr>
            <w:tcW w:w="976" w:type="dxa"/>
          </w:tcPr>
          <w:p w14:paraId="3058862F" w14:textId="77777777" w:rsidR="00D57268" w:rsidRDefault="008F4E37" w:rsidP="008F4E37">
            <w:r>
              <w:t>Báo đỏ nếu sai validate</w:t>
            </w:r>
          </w:p>
        </w:tc>
      </w:tr>
    </w:tbl>
    <w:p w14:paraId="30186806" w14:textId="77777777" w:rsidR="00D57268" w:rsidRDefault="00D57268" w:rsidP="006764B1">
      <w:pPr>
        <w:rPr>
          <w:b/>
        </w:rPr>
      </w:pPr>
    </w:p>
    <w:p w14:paraId="335B8CAA" w14:textId="77777777" w:rsidR="00D57268" w:rsidRDefault="00E31F46" w:rsidP="006764B1">
      <w:pPr>
        <w:rPr>
          <w:b/>
        </w:rPr>
      </w:pPr>
      <w:r>
        <w:rPr>
          <w:b/>
        </w:rPr>
        <w:t>3.2.3.2. Màn hình 2</w:t>
      </w:r>
      <w:r w:rsidR="0058119B">
        <w:rPr>
          <w:b/>
        </w:rPr>
        <w:t xml:space="preserve">: </w:t>
      </w:r>
      <w:r w:rsidR="0058119B" w:rsidRPr="009B699F">
        <w:t xml:space="preserve">Màn hình giao diện import file role </w:t>
      </w:r>
      <w:r w:rsidR="0096133A" w:rsidRPr="009B699F">
        <w:t>theo ứng dụng</w:t>
      </w:r>
    </w:p>
    <w:p w14:paraId="5A303178" w14:textId="77777777" w:rsidR="003A4248" w:rsidRDefault="00E31F46" w:rsidP="006764B1">
      <w:pPr>
        <w:rPr>
          <w:b/>
        </w:rPr>
      </w:pPr>
      <w:r>
        <w:rPr>
          <w:b/>
        </w:rPr>
        <w:t>a. Giao điện</w:t>
      </w:r>
    </w:p>
    <w:p w14:paraId="05E6AF06" w14:textId="77777777" w:rsidR="003A4248" w:rsidRDefault="003E5528" w:rsidP="006764B1">
      <w:pPr>
        <w:rPr>
          <w:b/>
        </w:rPr>
      </w:pPr>
      <w:r>
        <w:rPr>
          <w:b/>
          <w:noProof/>
        </w:rPr>
        <w:lastRenderedPageBreak/>
        <w:drawing>
          <wp:inline distT="0" distB="0" distL="0" distR="0" wp14:anchorId="6D00757E" wp14:editId="45A85CC2">
            <wp:extent cx="5944235"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_role-1.png"/>
                    <pic:cNvPicPr/>
                  </pic:nvPicPr>
                  <pic:blipFill>
                    <a:blip r:embed="rId16">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7DD53844" w14:textId="77777777" w:rsidR="00E31F46" w:rsidRDefault="00E31F46" w:rsidP="00E31F46">
      <w:pPr>
        <w:rPr>
          <w:b/>
        </w:rPr>
      </w:pPr>
      <w:r>
        <w:rPr>
          <w:b/>
        </w:rPr>
        <w:t xml:space="preserve">b. </w:t>
      </w:r>
      <w:r w:rsidRPr="00D57268">
        <w:rPr>
          <w:b/>
        </w:rPr>
        <w:t>Thông tin các trường và validate dữ liệu</w:t>
      </w:r>
    </w:p>
    <w:p w14:paraId="77DC86A8" w14:textId="77777777" w:rsidR="00E31F46" w:rsidRDefault="00E31F46" w:rsidP="006764B1">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5A0169" w:rsidRPr="00EF7FE0" w14:paraId="62988692" w14:textId="77777777" w:rsidTr="00D30D63">
        <w:trPr>
          <w:tblHeader/>
        </w:trPr>
        <w:tc>
          <w:tcPr>
            <w:tcW w:w="634" w:type="dxa"/>
            <w:shd w:val="pct5" w:color="auto" w:fill="auto"/>
          </w:tcPr>
          <w:p w14:paraId="6226C1E8" w14:textId="77777777" w:rsidR="005A0169" w:rsidRPr="00EF7FE0" w:rsidRDefault="005A0169" w:rsidP="00D30D63">
            <w:pPr>
              <w:rPr>
                <w:b/>
                <w:sz w:val="22"/>
                <w:szCs w:val="22"/>
              </w:rPr>
            </w:pPr>
            <w:r w:rsidRPr="00EF7FE0">
              <w:rPr>
                <w:b/>
                <w:sz w:val="22"/>
                <w:szCs w:val="22"/>
              </w:rPr>
              <w:t>STT</w:t>
            </w:r>
          </w:p>
        </w:tc>
        <w:tc>
          <w:tcPr>
            <w:tcW w:w="893" w:type="dxa"/>
            <w:shd w:val="pct5" w:color="auto" w:fill="auto"/>
          </w:tcPr>
          <w:p w14:paraId="03E9CA43" w14:textId="77777777" w:rsidR="005A0169" w:rsidRPr="00EF7FE0" w:rsidRDefault="005A0169" w:rsidP="00D30D63">
            <w:pPr>
              <w:rPr>
                <w:b/>
                <w:sz w:val="22"/>
                <w:szCs w:val="22"/>
              </w:rPr>
            </w:pPr>
            <w:r w:rsidRPr="00EF7FE0">
              <w:rPr>
                <w:b/>
                <w:sz w:val="22"/>
                <w:szCs w:val="22"/>
              </w:rPr>
              <w:t>Tên trường</w:t>
            </w:r>
          </w:p>
        </w:tc>
        <w:tc>
          <w:tcPr>
            <w:tcW w:w="923" w:type="dxa"/>
            <w:shd w:val="pct5" w:color="auto" w:fill="auto"/>
          </w:tcPr>
          <w:p w14:paraId="3B010BCF" w14:textId="77777777" w:rsidR="005A0169" w:rsidRPr="00EF7FE0" w:rsidRDefault="005A0169" w:rsidP="00D30D63">
            <w:pPr>
              <w:rPr>
                <w:b/>
                <w:sz w:val="22"/>
                <w:szCs w:val="22"/>
              </w:rPr>
            </w:pPr>
            <w:r>
              <w:rPr>
                <w:b/>
                <w:sz w:val="22"/>
                <w:szCs w:val="22"/>
              </w:rPr>
              <w:t>Loại trường</w:t>
            </w:r>
          </w:p>
        </w:tc>
        <w:tc>
          <w:tcPr>
            <w:tcW w:w="757" w:type="dxa"/>
            <w:shd w:val="pct5" w:color="auto" w:fill="auto"/>
          </w:tcPr>
          <w:p w14:paraId="322EE921" w14:textId="77777777" w:rsidR="005A0169" w:rsidRPr="00EF7FE0" w:rsidRDefault="005A0169" w:rsidP="00D30D63">
            <w:pPr>
              <w:rPr>
                <w:b/>
                <w:sz w:val="22"/>
                <w:szCs w:val="22"/>
              </w:rPr>
            </w:pPr>
            <w:r w:rsidRPr="00EF7FE0">
              <w:rPr>
                <w:b/>
                <w:sz w:val="22"/>
                <w:szCs w:val="22"/>
              </w:rPr>
              <w:t>Định dạng</w:t>
            </w:r>
          </w:p>
        </w:tc>
        <w:tc>
          <w:tcPr>
            <w:tcW w:w="771" w:type="dxa"/>
            <w:shd w:val="pct5" w:color="auto" w:fill="auto"/>
          </w:tcPr>
          <w:p w14:paraId="4CB2642A" w14:textId="77777777" w:rsidR="005A0169" w:rsidRPr="00EF7FE0" w:rsidRDefault="005A0169" w:rsidP="00D30D63">
            <w:pPr>
              <w:rPr>
                <w:b/>
                <w:sz w:val="22"/>
                <w:szCs w:val="22"/>
              </w:rPr>
            </w:pPr>
            <w:r>
              <w:rPr>
                <w:b/>
                <w:sz w:val="22"/>
                <w:szCs w:val="22"/>
              </w:rPr>
              <w:t>Độ dài tối thiểu, tối đa</w:t>
            </w:r>
          </w:p>
        </w:tc>
        <w:tc>
          <w:tcPr>
            <w:tcW w:w="979" w:type="dxa"/>
            <w:shd w:val="pct5" w:color="auto" w:fill="auto"/>
          </w:tcPr>
          <w:p w14:paraId="72B97C8A" w14:textId="77777777" w:rsidR="005A0169" w:rsidRPr="00EF7FE0" w:rsidRDefault="005A0169" w:rsidP="00D30D63">
            <w:pPr>
              <w:rPr>
                <w:b/>
                <w:sz w:val="22"/>
                <w:szCs w:val="22"/>
              </w:rPr>
            </w:pPr>
            <w:r w:rsidRPr="00EF7FE0">
              <w:rPr>
                <w:b/>
                <w:sz w:val="22"/>
                <w:szCs w:val="22"/>
              </w:rPr>
              <w:t>Trường bắt buộc</w:t>
            </w:r>
          </w:p>
        </w:tc>
        <w:tc>
          <w:tcPr>
            <w:tcW w:w="762" w:type="dxa"/>
            <w:shd w:val="pct5" w:color="auto" w:fill="auto"/>
          </w:tcPr>
          <w:p w14:paraId="50EBBFCE" w14:textId="77777777" w:rsidR="005A0169" w:rsidRPr="00EF7FE0" w:rsidRDefault="005A0169"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7F2A1D78" w14:textId="77777777" w:rsidR="005A0169" w:rsidRPr="00EF7FE0" w:rsidRDefault="005A0169" w:rsidP="00D30D63">
            <w:pPr>
              <w:rPr>
                <w:b/>
                <w:sz w:val="22"/>
                <w:szCs w:val="22"/>
              </w:rPr>
            </w:pPr>
            <w:r w:rsidRPr="00EF7FE0">
              <w:rPr>
                <w:b/>
                <w:sz w:val="22"/>
                <w:szCs w:val="22"/>
              </w:rPr>
              <w:t>Thông tin tham chiếu</w:t>
            </w:r>
          </w:p>
        </w:tc>
        <w:tc>
          <w:tcPr>
            <w:tcW w:w="713" w:type="dxa"/>
            <w:shd w:val="pct5" w:color="auto" w:fill="auto"/>
          </w:tcPr>
          <w:p w14:paraId="0DB98A6B" w14:textId="77777777" w:rsidR="005A0169" w:rsidRPr="00EF7FE0" w:rsidRDefault="005A0169" w:rsidP="00D30D63">
            <w:pPr>
              <w:rPr>
                <w:b/>
                <w:sz w:val="22"/>
                <w:szCs w:val="22"/>
              </w:rPr>
            </w:pPr>
            <w:r>
              <w:rPr>
                <w:b/>
                <w:sz w:val="22"/>
                <w:szCs w:val="22"/>
              </w:rPr>
              <w:t>Giá trị mặc định</w:t>
            </w:r>
          </w:p>
        </w:tc>
        <w:tc>
          <w:tcPr>
            <w:tcW w:w="1065" w:type="dxa"/>
            <w:shd w:val="pct5" w:color="auto" w:fill="auto"/>
          </w:tcPr>
          <w:p w14:paraId="21FFEE3C" w14:textId="77777777" w:rsidR="005A0169" w:rsidRPr="00EF7FE0" w:rsidRDefault="005A0169"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2633296" w14:textId="77777777" w:rsidR="005A0169" w:rsidRPr="00EF7FE0" w:rsidRDefault="005A0169" w:rsidP="00D30D63">
            <w:pPr>
              <w:rPr>
                <w:b/>
                <w:sz w:val="22"/>
                <w:szCs w:val="22"/>
              </w:rPr>
            </w:pPr>
            <w:r>
              <w:rPr>
                <w:b/>
                <w:sz w:val="22"/>
                <w:szCs w:val="22"/>
              </w:rPr>
              <w:t>Ghi chú</w:t>
            </w:r>
          </w:p>
        </w:tc>
      </w:tr>
      <w:tr w:rsidR="005A0169" w14:paraId="6BB7222D" w14:textId="77777777" w:rsidTr="00D30D63">
        <w:tc>
          <w:tcPr>
            <w:tcW w:w="634" w:type="dxa"/>
          </w:tcPr>
          <w:p w14:paraId="106F8667" w14:textId="77777777" w:rsidR="005A0169" w:rsidRDefault="005A0169" w:rsidP="00D30D63">
            <w:pPr>
              <w:jc w:val="center"/>
            </w:pPr>
            <w:r>
              <w:t>1</w:t>
            </w:r>
          </w:p>
        </w:tc>
        <w:tc>
          <w:tcPr>
            <w:tcW w:w="893" w:type="dxa"/>
          </w:tcPr>
          <w:p w14:paraId="2183DE75" w14:textId="77777777" w:rsidR="005A0169" w:rsidRDefault="005A0169" w:rsidP="00D30D63">
            <w:r>
              <w:t xml:space="preserve">Hệ thống </w:t>
            </w:r>
          </w:p>
        </w:tc>
        <w:tc>
          <w:tcPr>
            <w:tcW w:w="923" w:type="dxa"/>
          </w:tcPr>
          <w:p w14:paraId="5AF9FB74" w14:textId="77777777" w:rsidR="005A0169" w:rsidRDefault="005A0169" w:rsidP="00D30D63">
            <w:r>
              <w:t>Combobox</w:t>
            </w:r>
          </w:p>
        </w:tc>
        <w:tc>
          <w:tcPr>
            <w:tcW w:w="757" w:type="dxa"/>
          </w:tcPr>
          <w:p w14:paraId="43307FE3" w14:textId="77777777" w:rsidR="005A0169" w:rsidRDefault="005A0169" w:rsidP="00D30D63">
            <w:r>
              <w:t>Kiểu chữ</w:t>
            </w:r>
          </w:p>
        </w:tc>
        <w:tc>
          <w:tcPr>
            <w:tcW w:w="771" w:type="dxa"/>
          </w:tcPr>
          <w:p w14:paraId="36A6ECC6" w14:textId="77777777" w:rsidR="005A0169" w:rsidRDefault="005A0169" w:rsidP="00D30D63">
            <w:r>
              <w:t>20</w:t>
            </w:r>
          </w:p>
        </w:tc>
        <w:tc>
          <w:tcPr>
            <w:tcW w:w="979" w:type="dxa"/>
          </w:tcPr>
          <w:p w14:paraId="3CD64272" w14:textId="77777777" w:rsidR="005A0169" w:rsidRDefault="005A0169" w:rsidP="00D30D63">
            <w:r>
              <w:t>Bắt buộc</w:t>
            </w:r>
          </w:p>
        </w:tc>
        <w:tc>
          <w:tcPr>
            <w:tcW w:w="762" w:type="dxa"/>
          </w:tcPr>
          <w:p w14:paraId="02BFD314" w14:textId="77777777" w:rsidR="005A0169" w:rsidRPr="005A0169" w:rsidRDefault="005A0169" w:rsidP="005A0169">
            <w:r w:rsidRPr="005A0169">
              <w:rPr>
                <w:sz w:val="22"/>
                <w:szCs w:val="22"/>
              </w:rPr>
              <w:t>Cho phép thay đổi</w:t>
            </w:r>
          </w:p>
        </w:tc>
        <w:tc>
          <w:tcPr>
            <w:tcW w:w="878" w:type="dxa"/>
          </w:tcPr>
          <w:p w14:paraId="14115A92" w14:textId="77777777" w:rsidR="005A0169" w:rsidRDefault="005A0169" w:rsidP="00D30D63">
            <w:r>
              <w:t>Lấy danh sách hệ thống trong LIM</w:t>
            </w:r>
          </w:p>
        </w:tc>
        <w:tc>
          <w:tcPr>
            <w:tcW w:w="713" w:type="dxa"/>
          </w:tcPr>
          <w:p w14:paraId="78CC3E46" w14:textId="77777777" w:rsidR="005A0169" w:rsidRDefault="005A0169" w:rsidP="00D30D63"/>
        </w:tc>
        <w:tc>
          <w:tcPr>
            <w:tcW w:w="1065" w:type="dxa"/>
          </w:tcPr>
          <w:p w14:paraId="4E7DECDA" w14:textId="77777777" w:rsidR="005A0169" w:rsidRDefault="005A0169" w:rsidP="00D30D63">
            <w:r>
              <w:t>Hệ thống  bắt buộc phải nhập</w:t>
            </w:r>
          </w:p>
        </w:tc>
        <w:tc>
          <w:tcPr>
            <w:tcW w:w="976" w:type="dxa"/>
          </w:tcPr>
          <w:p w14:paraId="4FF456EA" w14:textId="77777777" w:rsidR="005A0169" w:rsidRDefault="005A0169" w:rsidP="00D30D63">
            <w:r>
              <w:t>Báo đỏ nếu sai validate</w:t>
            </w:r>
          </w:p>
        </w:tc>
      </w:tr>
      <w:tr w:rsidR="005A0169" w14:paraId="0F781FB6" w14:textId="77777777" w:rsidTr="00D30D63">
        <w:tc>
          <w:tcPr>
            <w:tcW w:w="634" w:type="dxa"/>
          </w:tcPr>
          <w:p w14:paraId="6BA70A03" w14:textId="77777777" w:rsidR="005A0169" w:rsidRDefault="005A0169" w:rsidP="00D30D63">
            <w:pPr>
              <w:jc w:val="center"/>
            </w:pPr>
            <w:r>
              <w:t xml:space="preserve">2 </w:t>
            </w:r>
          </w:p>
        </w:tc>
        <w:tc>
          <w:tcPr>
            <w:tcW w:w="893" w:type="dxa"/>
          </w:tcPr>
          <w:p w14:paraId="02380410" w14:textId="77777777" w:rsidR="005A0169" w:rsidRDefault="005A0169" w:rsidP="00D30D63">
            <w:r>
              <w:t>File import role</w:t>
            </w:r>
          </w:p>
        </w:tc>
        <w:tc>
          <w:tcPr>
            <w:tcW w:w="923" w:type="dxa"/>
          </w:tcPr>
          <w:p w14:paraId="3A008DBD" w14:textId="77777777" w:rsidR="005A0169" w:rsidRDefault="005A0169" w:rsidP="00D30D63">
            <w:r>
              <w:t xml:space="preserve">File </w:t>
            </w:r>
          </w:p>
        </w:tc>
        <w:tc>
          <w:tcPr>
            <w:tcW w:w="757" w:type="dxa"/>
          </w:tcPr>
          <w:p w14:paraId="424A60C8" w14:textId="77777777" w:rsidR="005A0169" w:rsidRDefault="005A0169" w:rsidP="00D30D63">
            <w:r>
              <w:t>Chữ</w:t>
            </w:r>
          </w:p>
        </w:tc>
        <w:tc>
          <w:tcPr>
            <w:tcW w:w="771" w:type="dxa"/>
          </w:tcPr>
          <w:p w14:paraId="3A6FB053" w14:textId="77777777" w:rsidR="005A0169" w:rsidRDefault="005A0169" w:rsidP="00D30D63">
            <w:r>
              <w:t>100</w:t>
            </w:r>
          </w:p>
        </w:tc>
        <w:tc>
          <w:tcPr>
            <w:tcW w:w="979" w:type="dxa"/>
          </w:tcPr>
          <w:p w14:paraId="69CC278F" w14:textId="77777777" w:rsidR="005A0169" w:rsidRDefault="005A0169" w:rsidP="00D30D63">
            <w:r>
              <w:t>Bắt buộc</w:t>
            </w:r>
          </w:p>
        </w:tc>
        <w:tc>
          <w:tcPr>
            <w:tcW w:w="762" w:type="dxa"/>
          </w:tcPr>
          <w:p w14:paraId="581676C2" w14:textId="77777777" w:rsidR="005A0169" w:rsidRPr="005A0169" w:rsidRDefault="005A0169" w:rsidP="00D30D63">
            <w:r w:rsidRPr="005A0169">
              <w:rPr>
                <w:sz w:val="22"/>
                <w:szCs w:val="22"/>
              </w:rPr>
              <w:t>Cho phép thay đổi</w:t>
            </w:r>
          </w:p>
        </w:tc>
        <w:tc>
          <w:tcPr>
            <w:tcW w:w="878" w:type="dxa"/>
          </w:tcPr>
          <w:p w14:paraId="70D6DA33" w14:textId="77777777" w:rsidR="005A0169" w:rsidRDefault="005A0169" w:rsidP="00D30D63"/>
        </w:tc>
        <w:tc>
          <w:tcPr>
            <w:tcW w:w="713" w:type="dxa"/>
          </w:tcPr>
          <w:p w14:paraId="7D7DBBAD" w14:textId="77777777" w:rsidR="005A0169" w:rsidRDefault="005A0169" w:rsidP="00D30D63"/>
        </w:tc>
        <w:tc>
          <w:tcPr>
            <w:tcW w:w="1065" w:type="dxa"/>
          </w:tcPr>
          <w:p w14:paraId="5B95E471" w14:textId="77777777" w:rsidR="005A0169" w:rsidRDefault="005A0169" w:rsidP="005A0169">
            <w:r>
              <w:t>Bạn chưa chưa chọn file đính import</w:t>
            </w:r>
          </w:p>
        </w:tc>
        <w:tc>
          <w:tcPr>
            <w:tcW w:w="976" w:type="dxa"/>
          </w:tcPr>
          <w:p w14:paraId="2069A1FD" w14:textId="77777777" w:rsidR="005A0169" w:rsidRDefault="005A0169" w:rsidP="00D30D63">
            <w:r>
              <w:t>Báo đỏ nếu sai validate</w:t>
            </w:r>
          </w:p>
        </w:tc>
      </w:tr>
    </w:tbl>
    <w:p w14:paraId="0E653075" w14:textId="77777777" w:rsidR="009E2CC8" w:rsidRDefault="009E2CC8" w:rsidP="006764B1">
      <w:pPr>
        <w:rPr>
          <w:b/>
        </w:rPr>
      </w:pPr>
    </w:p>
    <w:p w14:paraId="5B00B9D7" w14:textId="77777777" w:rsidR="00F158E0" w:rsidRDefault="00F158E0" w:rsidP="00F158E0">
      <w:pPr>
        <w:rPr>
          <w:b/>
        </w:rPr>
      </w:pPr>
      <w:commentRangeStart w:id="75"/>
      <w:r>
        <w:rPr>
          <w:b/>
        </w:rPr>
        <w:t xml:space="preserve">3.2.3.3. Màn hình 3 </w:t>
      </w:r>
      <w:commentRangeEnd w:id="75"/>
      <w:r w:rsidR="007A2631">
        <w:rPr>
          <w:rStyle w:val="CommentReference"/>
        </w:rPr>
        <w:commentReference w:id="75"/>
      </w:r>
    </w:p>
    <w:p w14:paraId="45E655EE" w14:textId="77777777" w:rsidR="00F158E0" w:rsidRDefault="00F158E0" w:rsidP="00F158E0">
      <w:pPr>
        <w:rPr>
          <w:b/>
        </w:rPr>
      </w:pPr>
      <w:r>
        <w:rPr>
          <w:b/>
        </w:rPr>
        <w:t xml:space="preserve">a. Giao diện: </w:t>
      </w:r>
      <w:r>
        <w:t>M</w:t>
      </w:r>
      <w:r w:rsidRPr="00E31F46">
        <w:t xml:space="preserve">àn hình </w:t>
      </w:r>
      <w:r>
        <w:t xml:space="preserve">duyệt </w:t>
      </w:r>
      <w:r w:rsidRPr="00E31F46">
        <w:t xml:space="preserve">import </w:t>
      </w:r>
      <w:r>
        <w:t xml:space="preserve">dữ liệu </w:t>
      </w:r>
      <w:r w:rsidRPr="00E31F46">
        <w:t>role</w:t>
      </w:r>
    </w:p>
    <w:p w14:paraId="307B69B9" w14:textId="77777777" w:rsidR="00F158E0" w:rsidRDefault="00C24482" w:rsidP="00F158E0">
      <w:pPr>
        <w:jc w:val="center"/>
        <w:rPr>
          <w:b/>
        </w:rPr>
      </w:pPr>
      <w:r>
        <w:rPr>
          <w:b/>
          <w:noProof/>
        </w:rPr>
        <w:lastRenderedPageBreak/>
        <w:drawing>
          <wp:inline distT="0" distB="0" distL="0" distR="0" wp14:anchorId="66FB4D39" wp14:editId="51CE803D">
            <wp:extent cx="5944235" cy="2799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_role.png"/>
                    <pic:cNvPicPr/>
                  </pic:nvPicPr>
                  <pic:blipFill>
                    <a:blip r:embed="rId17">
                      <a:extLst>
                        <a:ext uri="{28A0092B-C50C-407E-A947-70E740481C1C}">
                          <a14:useLocalDpi xmlns:a14="http://schemas.microsoft.com/office/drawing/2010/main" val="0"/>
                        </a:ext>
                      </a:extLst>
                    </a:blip>
                    <a:stretch>
                      <a:fillRect/>
                    </a:stretch>
                  </pic:blipFill>
                  <pic:spPr>
                    <a:xfrm>
                      <a:off x="0" y="0"/>
                      <a:ext cx="5944235" cy="2799080"/>
                    </a:xfrm>
                    <a:prstGeom prst="rect">
                      <a:avLst/>
                    </a:prstGeom>
                  </pic:spPr>
                </pic:pic>
              </a:graphicData>
            </a:graphic>
          </wp:inline>
        </w:drawing>
      </w:r>
    </w:p>
    <w:p w14:paraId="0993A505" w14:textId="77777777" w:rsidR="00F158E0" w:rsidRDefault="00F158E0" w:rsidP="00F158E0">
      <w:pPr>
        <w:jc w:val="center"/>
        <w:rPr>
          <w:b/>
        </w:rPr>
      </w:pPr>
    </w:p>
    <w:p w14:paraId="002E56E2" w14:textId="77777777" w:rsidR="00F158E0" w:rsidRDefault="00F158E0" w:rsidP="00F158E0">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158E0" w:rsidRPr="00EF7FE0" w14:paraId="0B8CF003" w14:textId="77777777" w:rsidTr="00291D2F">
        <w:trPr>
          <w:tblHeader/>
        </w:trPr>
        <w:tc>
          <w:tcPr>
            <w:tcW w:w="634" w:type="dxa"/>
            <w:shd w:val="pct5" w:color="auto" w:fill="auto"/>
          </w:tcPr>
          <w:p w14:paraId="0CC7DA12" w14:textId="77777777" w:rsidR="00F158E0" w:rsidRPr="00EF7FE0" w:rsidRDefault="00F158E0" w:rsidP="00291D2F">
            <w:pPr>
              <w:rPr>
                <w:b/>
                <w:sz w:val="22"/>
                <w:szCs w:val="22"/>
              </w:rPr>
            </w:pPr>
            <w:r w:rsidRPr="00EF7FE0">
              <w:rPr>
                <w:b/>
                <w:sz w:val="22"/>
                <w:szCs w:val="22"/>
              </w:rPr>
              <w:t>STT</w:t>
            </w:r>
          </w:p>
        </w:tc>
        <w:tc>
          <w:tcPr>
            <w:tcW w:w="893" w:type="dxa"/>
            <w:shd w:val="pct5" w:color="auto" w:fill="auto"/>
          </w:tcPr>
          <w:p w14:paraId="6A05A055" w14:textId="77777777" w:rsidR="00F158E0" w:rsidRPr="00EF7FE0" w:rsidRDefault="00F158E0" w:rsidP="00291D2F">
            <w:pPr>
              <w:rPr>
                <w:b/>
                <w:sz w:val="22"/>
                <w:szCs w:val="22"/>
              </w:rPr>
            </w:pPr>
            <w:r w:rsidRPr="00EF7FE0">
              <w:rPr>
                <w:b/>
                <w:sz w:val="22"/>
                <w:szCs w:val="22"/>
              </w:rPr>
              <w:t>Tên trường</w:t>
            </w:r>
          </w:p>
        </w:tc>
        <w:tc>
          <w:tcPr>
            <w:tcW w:w="923" w:type="dxa"/>
            <w:shd w:val="pct5" w:color="auto" w:fill="auto"/>
          </w:tcPr>
          <w:p w14:paraId="74E4C325" w14:textId="77777777" w:rsidR="00F158E0" w:rsidRPr="00EF7FE0" w:rsidRDefault="00F158E0" w:rsidP="00291D2F">
            <w:pPr>
              <w:rPr>
                <w:b/>
                <w:sz w:val="22"/>
                <w:szCs w:val="22"/>
              </w:rPr>
            </w:pPr>
            <w:r>
              <w:rPr>
                <w:b/>
                <w:sz w:val="22"/>
                <w:szCs w:val="22"/>
              </w:rPr>
              <w:t>Loại trường</w:t>
            </w:r>
          </w:p>
        </w:tc>
        <w:tc>
          <w:tcPr>
            <w:tcW w:w="757" w:type="dxa"/>
            <w:shd w:val="pct5" w:color="auto" w:fill="auto"/>
          </w:tcPr>
          <w:p w14:paraId="071F510A" w14:textId="77777777" w:rsidR="00F158E0" w:rsidRPr="00EF7FE0" w:rsidRDefault="00F158E0" w:rsidP="00291D2F">
            <w:pPr>
              <w:rPr>
                <w:b/>
                <w:sz w:val="22"/>
                <w:szCs w:val="22"/>
              </w:rPr>
            </w:pPr>
            <w:r w:rsidRPr="00EF7FE0">
              <w:rPr>
                <w:b/>
                <w:sz w:val="22"/>
                <w:szCs w:val="22"/>
              </w:rPr>
              <w:t>Định dạng</w:t>
            </w:r>
          </w:p>
        </w:tc>
        <w:tc>
          <w:tcPr>
            <w:tcW w:w="771" w:type="dxa"/>
            <w:shd w:val="pct5" w:color="auto" w:fill="auto"/>
          </w:tcPr>
          <w:p w14:paraId="5774A401" w14:textId="77777777" w:rsidR="00F158E0" w:rsidRPr="00EF7FE0" w:rsidRDefault="00F158E0" w:rsidP="00291D2F">
            <w:pPr>
              <w:rPr>
                <w:b/>
                <w:sz w:val="22"/>
                <w:szCs w:val="22"/>
              </w:rPr>
            </w:pPr>
            <w:r>
              <w:rPr>
                <w:b/>
                <w:sz w:val="22"/>
                <w:szCs w:val="22"/>
              </w:rPr>
              <w:t>Độ dài tối thiểu, tối đa</w:t>
            </w:r>
          </w:p>
        </w:tc>
        <w:tc>
          <w:tcPr>
            <w:tcW w:w="979" w:type="dxa"/>
            <w:shd w:val="pct5" w:color="auto" w:fill="auto"/>
          </w:tcPr>
          <w:p w14:paraId="30C49D1F" w14:textId="77777777" w:rsidR="00F158E0" w:rsidRPr="00EF7FE0" w:rsidRDefault="00F158E0" w:rsidP="00291D2F">
            <w:pPr>
              <w:rPr>
                <w:b/>
                <w:sz w:val="22"/>
                <w:szCs w:val="22"/>
              </w:rPr>
            </w:pPr>
            <w:r w:rsidRPr="00EF7FE0">
              <w:rPr>
                <w:b/>
                <w:sz w:val="22"/>
                <w:szCs w:val="22"/>
              </w:rPr>
              <w:t>Trường bắt buộc</w:t>
            </w:r>
          </w:p>
        </w:tc>
        <w:tc>
          <w:tcPr>
            <w:tcW w:w="762" w:type="dxa"/>
            <w:shd w:val="pct5" w:color="auto" w:fill="auto"/>
          </w:tcPr>
          <w:p w14:paraId="01CC712D" w14:textId="77777777" w:rsidR="00F158E0" w:rsidRPr="00EF7FE0" w:rsidRDefault="00F158E0" w:rsidP="00291D2F">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1B1E86B2" w14:textId="77777777" w:rsidR="00F158E0" w:rsidRPr="00EF7FE0" w:rsidRDefault="00F158E0" w:rsidP="00291D2F">
            <w:pPr>
              <w:rPr>
                <w:b/>
                <w:sz w:val="22"/>
                <w:szCs w:val="22"/>
              </w:rPr>
            </w:pPr>
            <w:r w:rsidRPr="00EF7FE0">
              <w:rPr>
                <w:b/>
                <w:sz w:val="22"/>
                <w:szCs w:val="22"/>
              </w:rPr>
              <w:t>Thông tin tham chiếu</w:t>
            </w:r>
          </w:p>
        </w:tc>
        <w:tc>
          <w:tcPr>
            <w:tcW w:w="713" w:type="dxa"/>
            <w:shd w:val="pct5" w:color="auto" w:fill="auto"/>
          </w:tcPr>
          <w:p w14:paraId="7D2208BE" w14:textId="77777777" w:rsidR="00F158E0" w:rsidRPr="00EF7FE0" w:rsidRDefault="00F158E0" w:rsidP="00291D2F">
            <w:pPr>
              <w:rPr>
                <w:b/>
                <w:sz w:val="22"/>
                <w:szCs w:val="22"/>
              </w:rPr>
            </w:pPr>
            <w:r>
              <w:rPr>
                <w:b/>
                <w:sz w:val="22"/>
                <w:szCs w:val="22"/>
              </w:rPr>
              <w:t>Giá trị mặc định</w:t>
            </w:r>
          </w:p>
        </w:tc>
        <w:tc>
          <w:tcPr>
            <w:tcW w:w="1065" w:type="dxa"/>
            <w:shd w:val="pct5" w:color="auto" w:fill="auto"/>
          </w:tcPr>
          <w:p w14:paraId="1DB66D11" w14:textId="77777777" w:rsidR="00F158E0" w:rsidRPr="00EF7FE0" w:rsidRDefault="00F158E0" w:rsidP="00291D2F">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A82EB61" w14:textId="77777777" w:rsidR="00F158E0" w:rsidRPr="00EF7FE0" w:rsidRDefault="00F158E0" w:rsidP="00291D2F">
            <w:pPr>
              <w:rPr>
                <w:b/>
                <w:sz w:val="22"/>
                <w:szCs w:val="22"/>
              </w:rPr>
            </w:pPr>
            <w:r>
              <w:rPr>
                <w:b/>
                <w:sz w:val="22"/>
                <w:szCs w:val="22"/>
              </w:rPr>
              <w:t>Ghi chú</w:t>
            </w:r>
          </w:p>
        </w:tc>
      </w:tr>
      <w:tr w:rsidR="00F158E0" w14:paraId="7A97A2E1" w14:textId="77777777" w:rsidTr="00291D2F">
        <w:tc>
          <w:tcPr>
            <w:tcW w:w="634" w:type="dxa"/>
          </w:tcPr>
          <w:p w14:paraId="38E05BA9" w14:textId="77777777" w:rsidR="00F158E0" w:rsidRDefault="00F158E0" w:rsidP="00291D2F">
            <w:pPr>
              <w:jc w:val="center"/>
            </w:pPr>
            <w:r>
              <w:t>1</w:t>
            </w:r>
          </w:p>
        </w:tc>
        <w:tc>
          <w:tcPr>
            <w:tcW w:w="893" w:type="dxa"/>
          </w:tcPr>
          <w:p w14:paraId="1229418E" w14:textId="77777777" w:rsidR="00F158E0" w:rsidRDefault="00F158E0" w:rsidP="00291D2F">
            <w:r>
              <w:t xml:space="preserve">Hệ thống </w:t>
            </w:r>
          </w:p>
        </w:tc>
        <w:tc>
          <w:tcPr>
            <w:tcW w:w="923" w:type="dxa"/>
          </w:tcPr>
          <w:p w14:paraId="53C4B249" w14:textId="77777777" w:rsidR="00F158E0" w:rsidRDefault="00F158E0" w:rsidP="00291D2F">
            <w:r>
              <w:t>Combobox</w:t>
            </w:r>
          </w:p>
        </w:tc>
        <w:tc>
          <w:tcPr>
            <w:tcW w:w="757" w:type="dxa"/>
          </w:tcPr>
          <w:p w14:paraId="3BF88239" w14:textId="77777777" w:rsidR="00F158E0" w:rsidRDefault="00F158E0" w:rsidP="00291D2F">
            <w:r>
              <w:t>Kiểu chữ</w:t>
            </w:r>
          </w:p>
        </w:tc>
        <w:tc>
          <w:tcPr>
            <w:tcW w:w="771" w:type="dxa"/>
          </w:tcPr>
          <w:p w14:paraId="47A8872B" w14:textId="77777777" w:rsidR="00F158E0" w:rsidRDefault="00F158E0" w:rsidP="00291D2F">
            <w:r>
              <w:t>20</w:t>
            </w:r>
          </w:p>
        </w:tc>
        <w:tc>
          <w:tcPr>
            <w:tcW w:w="979" w:type="dxa"/>
          </w:tcPr>
          <w:p w14:paraId="27565AE2" w14:textId="77777777" w:rsidR="00F158E0" w:rsidRDefault="00F158E0" w:rsidP="00291D2F">
            <w:r>
              <w:t>Bắt buộc</w:t>
            </w:r>
          </w:p>
        </w:tc>
        <w:tc>
          <w:tcPr>
            <w:tcW w:w="762" w:type="dxa"/>
          </w:tcPr>
          <w:p w14:paraId="36E956E9" w14:textId="77777777" w:rsidR="00F158E0" w:rsidRDefault="00F158E0" w:rsidP="00291D2F"/>
        </w:tc>
        <w:tc>
          <w:tcPr>
            <w:tcW w:w="878" w:type="dxa"/>
          </w:tcPr>
          <w:p w14:paraId="30B7F513" w14:textId="77777777" w:rsidR="00F158E0" w:rsidRDefault="00F158E0" w:rsidP="00291D2F">
            <w:r>
              <w:t>Lấy danh sách hệ thống trong LIM</w:t>
            </w:r>
          </w:p>
        </w:tc>
        <w:tc>
          <w:tcPr>
            <w:tcW w:w="713" w:type="dxa"/>
          </w:tcPr>
          <w:p w14:paraId="1C4197DF" w14:textId="77777777" w:rsidR="00F158E0" w:rsidRDefault="00F158E0" w:rsidP="00291D2F"/>
        </w:tc>
        <w:tc>
          <w:tcPr>
            <w:tcW w:w="1065" w:type="dxa"/>
          </w:tcPr>
          <w:p w14:paraId="1B6C01CF" w14:textId="77777777" w:rsidR="00F158E0" w:rsidRDefault="00F158E0" w:rsidP="00291D2F">
            <w:r>
              <w:t>Hệ thống  bắt buộc phải nhập</w:t>
            </w:r>
          </w:p>
        </w:tc>
        <w:tc>
          <w:tcPr>
            <w:tcW w:w="976" w:type="dxa"/>
          </w:tcPr>
          <w:p w14:paraId="198E13BB" w14:textId="77777777" w:rsidR="00F158E0" w:rsidRDefault="00F158E0" w:rsidP="00291D2F">
            <w:r>
              <w:t>Báo đỏ nếu sai validate</w:t>
            </w:r>
          </w:p>
        </w:tc>
      </w:tr>
    </w:tbl>
    <w:p w14:paraId="2650898D" w14:textId="77777777" w:rsidR="00F158E0" w:rsidRPr="00852D0B" w:rsidRDefault="00F158E0" w:rsidP="006764B1">
      <w:pPr>
        <w:rPr>
          <w:b/>
        </w:rPr>
      </w:pPr>
    </w:p>
    <w:p w14:paraId="7AB9AAC7" w14:textId="77777777" w:rsidR="008B5A93" w:rsidRDefault="001B0EA8" w:rsidP="008B5A93">
      <w:pPr>
        <w:rPr>
          <w:b/>
        </w:rPr>
      </w:pPr>
      <w:r>
        <w:rPr>
          <w:b/>
        </w:rPr>
        <w:t>3.2.3.4. Màn hình 4</w:t>
      </w:r>
      <w:r w:rsidR="00F00B72">
        <w:rPr>
          <w:b/>
        </w:rPr>
        <w:t xml:space="preserve">: </w:t>
      </w:r>
      <w:r w:rsidR="00F00B72" w:rsidRPr="00F00B72">
        <w:t>màn hình import dữ liệu Jobcode_role</w:t>
      </w:r>
    </w:p>
    <w:p w14:paraId="3FD99C37" w14:textId="77777777" w:rsidR="008B5A93" w:rsidRDefault="008B5A93" w:rsidP="008B5A93">
      <w:pPr>
        <w:rPr>
          <w:b/>
        </w:rPr>
      </w:pPr>
      <w:commentRangeStart w:id="76"/>
      <w:r>
        <w:rPr>
          <w:b/>
        </w:rPr>
        <w:t>a. Giao điện</w:t>
      </w:r>
      <w:commentRangeEnd w:id="76"/>
      <w:r w:rsidR="00A479ED">
        <w:rPr>
          <w:rStyle w:val="CommentReference"/>
        </w:rPr>
        <w:commentReference w:id="76"/>
      </w:r>
    </w:p>
    <w:p w14:paraId="1A4AB0A4" w14:textId="77777777" w:rsidR="008B5A93" w:rsidRDefault="00E96367" w:rsidP="008B5A93">
      <w:pPr>
        <w:rPr>
          <w:b/>
        </w:rPr>
      </w:pPr>
      <w:r>
        <w:rPr>
          <w:b/>
          <w:noProof/>
        </w:rPr>
        <w:lastRenderedPageBreak/>
        <w:drawing>
          <wp:inline distT="0" distB="0" distL="0" distR="0" wp14:anchorId="7A1A79A6" wp14:editId="64B9DF2C">
            <wp:extent cx="5944235" cy="2794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psh_fullsize_anim (1).png"/>
                    <pic:cNvPicPr/>
                  </pic:nvPicPr>
                  <pic:blipFill>
                    <a:blip r:embed="rId18">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3E674212" w14:textId="77777777" w:rsidR="008B5A93" w:rsidRDefault="008B5A93" w:rsidP="008B5A93">
      <w:pPr>
        <w:rPr>
          <w:b/>
        </w:rPr>
      </w:pPr>
      <w:r>
        <w:rPr>
          <w:b/>
        </w:rPr>
        <w:t xml:space="preserve">b. </w:t>
      </w:r>
      <w:r w:rsidRPr="00D57268">
        <w:rPr>
          <w:b/>
        </w:rPr>
        <w:t>Thông tin các trường và validate dữ liệu</w:t>
      </w:r>
    </w:p>
    <w:p w14:paraId="1A5E72C0" w14:textId="77777777" w:rsidR="008B5A93" w:rsidRDefault="008B5A93" w:rsidP="008B5A93">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8B5A93" w:rsidRPr="00EF7FE0" w14:paraId="7E77ADC6" w14:textId="77777777" w:rsidTr="00D30D63">
        <w:trPr>
          <w:tblHeader/>
        </w:trPr>
        <w:tc>
          <w:tcPr>
            <w:tcW w:w="634" w:type="dxa"/>
            <w:shd w:val="pct5" w:color="auto" w:fill="auto"/>
          </w:tcPr>
          <w:p w14:paraId="3464EACB" w14:textId="77777777" w:rsidR="008B5A93" w:rsidRPr="00EF7FE0" w:rsidRDefault="008B5A93" w:rsidP="00D30D63">
            <w:pPr>
              <w:rPr>
                <w:b/>
                <w:sz w:val="22"/>
                <w:szCs w:val="22"/>
              </w:rPr>
            </w:pPr>
            <w:r w:rsidRPr="00EF7FE0">
              <w:rPr>
                <w:b/>
                <w:sz w:val="22"/>
                <w:szCs w:val="22"/>
              </w:rPr>
              <w:t>STT</w:t>
            </w:r>
          </w:p>
        </w:tc>
        <w:tc>
          <w:tcPr>
            <w:tcW w:w="893" w:type="dxa"/>
            <w:shd w:val="pct5" w:color="auto" w:fill="auto"/>
          </w:tcPr>
          <w:p w14:paraId="1E904CAF" w14:textId="77777777" w:rsidR="008B5A93" w:rsidRPr="00EF7FE0" w:rsidRDefault="008B5A93" w:rsidP="00D30D63">
            <w:pPr>
              <w:rPr>
                <w:b/>
                <w:sz w:val="22"/>
                <w:szCs w:val="22"/>
              </w:rPr>
            </w:pPr>
            <w:r w:rsidRPr="00EF7FE0">
              <w:rPr>
                <w:b/>
                <w:sz w:val="22"/>
                <w:szCs w:val="22"/>
              </w:rPr>
              <w:t>Tên trường</w:t>
            </w:r>
          </w:p>
        </w:tc>
        <w:tc>
          <w:tcPr>
            <w:tcW w:w="923" w:type="dxa"/>
            <w:shd w:val="pct5" w:color="auto" w:fill="auto"/>
          </w:tcPr>
          <w:p w14:paraId="20DA8E5F" w14:textId="77777777" w:rsidR="008B5A93" w:rsidRPr="00EF7FE0" w:rsidRDefault="008B5A93" w:rsidP="00D30D63">
            <w:pPr>
              <w:rPr>
                <w:b/>
                <w:sz w:val="22"/>
                <w:szCs w:val="22"/>
              </w:rPr>
            </w:pPr>
            <w:r>
              <w:rPr>
                <w:b/>
                <w:sz w:val="22"/>
                <w:szCs w:val="22"/>
              </w:rPr>
              <w:t>Loại trường</w:t>
            </w:r>
          </w:p>
        </w:tc>
        <w:tc>
          <w:tcPr>
            <w:tcW w:w="757" w:type="dxa"/>
            <w:shd w:val="pct5" w:color="auto" w:fill="auto"/>
          </w:tcPr>
          <w:p w14:paraId="7B94A036" w14:textId="77777777" w:rsidR="008B5A93" w:rsidRPr="00EF7FE0" w:rsidRDefault="008B5A93" w:rsidP="00D30D63">
            <w:pPr>
              <w:rPr>
                <w:b/>
                <w:sz w:val="22"/>
                <w:szCs w:val="22"/>
              </w:rPr>
            </w:pPr>
            <w:r w:rsidRPr="00EF7FE0">
              <w:rPr>
                <w:b/>
                <w:sz w:val="22"/>
                <w:szCs w:val="22"/>
              </w:rPr>
              <w:t>Định dạng</w:t>
            </w:r>
          </w:p>
        </w:tc>
        <w:tc>
          <w:tcPr>
            <w:tcW w:w="771" w:type="dxa"/>
            <w:shd w:val="pct5" w:color="auto" w:fill="auto"/>
          </w:tcPr>
          <w:p w14:paraId="0FD31F52" w14:textId="77777777" w:rsidR="008B5A93" w:rsidRPr="00EF7FE0" w:rsidRDefault="008B5A93" w:rsidP="00D30D63">
            <w:pPr>
              <w:rPr>
                <w:b/>
                <w:sz w:val="22"/>
                <w:szCs w:val="22"/>
              </w:rPr>
            </w:pPr>
            <w:r>
              <w:rPr>
                <w:b/>
                <w:sz w:val="22"/>
                <w:szCs w:val="22"/>
              </w:rPr>
              <w:t>Độ dài tối thiểu, tối đa</w:t>
            </w:r>
          </w:p>
        </w:tc>
        <w:tc>
          <w:tcPr>
            <w:tcW w:w="979" w:type="dxa"/>
            <w:shd w:val="pct5" w:color="auto" w:fill="auto"/>
          </w:tcPr>
          <w:p w14:paraId="31654F40" w14:textId="77777777" w:rsidR="008B5A93" w:rsidRPr="00EF7FE0" w:rsidRDefault="008B5A93" w:rsidP="00D30D63">
            <w:pPr>
              <w:rPr>
                <w:b/>
                <w:sz w:val="22"/>
                <w:szCs w:val="22"/>
              </w:rPr>
            </w:pPr>
            <w:r w:rsidRPr="00EF7FE0">
              <w:rPr>
                <w:b/>
                <w:sz w:val="22"/>
                <w:szCs w:val="22"/>
              </w:rPr>
              <w:t>Trường bắt buộc</w:t>
            </w:r>
          </w:p>
        </w:tc>
        <w:tc>
          <w:tcPr>
            <w:tcW w:w="762" w:type="dxa"/>
            <w:shd w:val="pct5" w:color="auto" w:fill="auto"/>
          </w:tcPr>
          <w:p w14:paraId="169E2883" w14:textId="77777777" w:rsidR="008B5A93" w:rsidRPr="00EF7FE0" w:rsidRDefault="008B5A93"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4C84F066" w14:textId="77777777" w:rsidR="008B5A93" w:rsidRPr="00EF7FE0" w:rsidRDefault="008B5A93" w:rsidP="00D30D63">
            <w:pPr>
              <w:rPr>
                <w:b/>
                <w:sz w:val="22"/>
                <w:szCs w:val="22"/>
              </w:rPr>
            </w:pPr>
            <w:r w:rsidRPr="00EF7FE0">
              <w:rPr>
                <w:b/>
                <w:sz w:val="22"/>
                <w:szCs w:val="22"/>
              </w:rPr>
              <w:t>Thông tin tham chiếu</w:t>
            </w:r>
          </w:p>
        </w:tc>
        <w:tc>
          <w:tcPr>
            <w:tcW w:w="713" w:type="dxa"/>
            <w:shd w:val="pct5" w:color="auto" w:fill="auto"/>
          </w:tcPr>
          <w:p w14:paraId="2307457C" w14:textId="77777777" w:rsidR="008B5A93" w:rsidRPr="00EF7FE0" w:rsidRDefault="008B5A93" w:rsidP="00D30D63">
            <w:pPr>
              <w:rPr>
                <w:b/>
                <w:sz w:val="22"/>
                <w:szCs w:val="22"/>
              </w:rPr>
            </w:pPr>
            <w:r>
              <w:rPr>
                <w:b/>
                <w:sz w:val="22"/>
                <w:szCs w:val="22"/>
              </w:rPr>
              <w:t>Giá trị mặc định</w:t>
            </w:r>
          </w:p>
        </w:tc>
        <w:tc>
          <w:tcPr>
            <w:tcW w:w="1065" w:type="dxa"/>
            <w:shd w:val="pct5" w:color="auto" w:fill="auto"/>
          </w:tcPr>
          <w:p w14:paraId="69016403" w14:textId="77777777" w:rsidR="008B5A93" w:rsidRPr="00EF7FE0" w:rsidRDefault="008B5A93"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566A93E" w14:textId="77777777" w:rsidR="008B5A93" w:rsidRPr="00EF7FE0" w:rsidRDefault="008B5A93" w:rsidP="00D30D63">
            <w:pPr>
              <w:rPr>
                <w:b/>
                <w:sz w:val="22"/>
                <w:szCs w:val="22"/>
              </w:rPr>
            </w:pPr>
            <w:r>
              <w:rPr>
                <w:b/>
                <w:sz w:val="22"/>
                <w:szCs w:val="22"/>
              </w:rPr>
              <w:t>Ghi chú</w:t>
            </w:r>
          </w:p>
        </w:tc>
      </w:tr>
      <w:tr w:rsidR="008B5A93" w14:paraId="784BC9FA" w14:textId="77777777" w:rsidTr="00D30D63">
        <w:tc>
          <w:tcPr>
            <w:tcW w:w="634" w:type="dxa"/>
          </w:tcPr>
          <w:p w14:paraId="505287AE" w14:textId="77777777" w:rsidR="008B5A93" w:rsidRDefault="008B5A93" w:rsidP="00D30D63">
            <w:pPr>
              <w:jc w:val="center"/>
            </w:pPr>
            <w:r>
              <w:t>1</w:t>
            </w:r>
          </w:p>
        </w:tc>
        <w:tc>
          <w:tcPr>
            <w:tcW w:w="893" w:type="dxa"/>
          </w:tcPr>
          <w:p w14:paraId="092BF6B4" w14:textId="77777777" w:rsidR="008B5A93" w:rsidRDefault="008B5A93" w:rsidP="00D30D63">
            <w:r>
              <w:t xml:space="preserve">Hệ thống </w:t>
            </w:r>
          </w:p>
        </w:tc>
        <w:tc>
          <w:tcPr>
            <w:tcW w:w="923" w:type="dxa"/>
          </w:tcPr>
          <w:p w14:paraId="76A41EB8" w14:textId="77777777" w:rsidR="008B5A93" w:rsidRDefault="008B5A93" w:rsidP="00D30D63">
            <w:r>
              <w:t>Combobox</w:t>
            </w:r>
          </w:p>
        </w:tc>
        <w:tc>
          <w:tcPr>
            <w:tcW w:w="757" w:type="dxa"/>
          </w:tcPr>
          <w:p w14:paraId="113B760D" w14:textId="77777777" w:rsidR="008B5A93" w:rsidRDefault="008B5A93" w:rsidP="00D30D63">
            <w:r>
              <w:t>Kiểu chữ</w:t>
            </w:r>
          </w:p>
        </w:tc>
        <w:tc>
          <w:tcPr>
            <w:tcW w:w="771" w:type="dxa"/>
          </w:tcPr>
          <w:p w14:paraId="312C9848" w14:textId="77777777" w:rsidR="008B5A93" w:rsidRDefault="008B5A93" w:rsidP="00D30D63">
            <w:r>
              <w:t>20</w:t>
            </w:r>
          </w:p>
        </w:tc>
        <w:tc>
          <w:tcPr>
            <w:tcW w:w="979" w:type="dxa"/>
          </w:tcPr>
          <w:p w14:paraId="16DAC78B" w14:textId="77777777" w:rsidR="008B5A93" w:rsidRDefault="008B5A93" w:rsidP="00D30D63">
            <w:r>
              <w:t>Bắt buộc</w:t>
            </w:r>
          </w:p>
        </w:tc>
        <w:tc>
          <w:tcPr>
            <w:tcW w:w="762" w:type="dxa"/>
          </w:tcPr>
          <w:p w14:paraId="6225DA9D" w14:textId="77777777" w:rsidR="008B5A93" w:rsidRPr="005A0169" w:rsidRDefault="008B5A93" w:rsidP="00D30D63">
            <w:r w:rsidRPr="005A0169">
              <w:rPr>
                <w:sz w:val="22"/>
                <w:szCs w:val="22"/>
              </w:rPr>
              <w:t>Cho phép thay đổi</w:t>
            </w:r>
          </w:p>
        </w:tc>
        <w:tc>
          <w:tcPr>
            <w:tcW w:w="878" w:type="dxa"/>
          </w:tcPr>
          <w:p w14:paraId="61409EF0" w14:textId="77777777" w:rsidR="008B5A93" w:rsidRDefault="008B5A93" w:rsidP="00D30D63">
            <w:r>
              <w:t>Lấy danh sách hệ thống trong LIM</w:t>
            </w:r>
          </w:p>
        </w:tc>
        <w:tc>
          <w:tcPr>
            <w:tcW w:w="713" w:type="dxa"/>
          </w:tcPr>
          <w:p w14:paraId="071E383B" w14:textId="77777777" w:rsidR="008B5A93" w:rsidRDefault="008B5A93" w:rsidP="00D30D63"/>
        </w:tc>
        <w:tc>
          <w:tcPr>
            <w:tcW w:w="1065" w:type="dxa"/>
          </w:tcPr>
          <w:p w14:paraId="2D5FD726" w14:textId="77777777" w:rsidR="008B5A93" w:rsidRDefault="008B5A93" w:rsidP="00D30D63">
            <w:r>
              <w:t>Hệ thống  bắt buộc phải nhập</w:t>
            </w:r>
          </w:p>
        </w:tc>
        <w:tc>
          <w:tcPr>
            <w:tcW w:w="976" w:type="dxa"/>
          </w:tcPr>
          <w:p w14:paraId="50CD8A9F" w14:textId="77777777" w:rsidR="008B5A93" w:rsidRDefault="008B5A93" w:rsidP="00D30D63">
            <w:r>
              <w:t>Báo đỏ nếu sai validate</w:t>
            </w:r>
          </w:p>
        </w:tc>
      </w:tr>
      <w:tr w:rsidR="008B5A93" w14:paraId="0BE3D9E1" w14:textId="77777777" w:rsidTr="00D30D63">
        <w:tc>
          <w:tcPr>
            <w:tcW w:w="634" w:type="dxa"/>
          </w:tcPr>
          <w:p w14:paraId="0E908252" w14:textId="77777777" w:rsidR="008B5A93" w:rsidRDefault="008B5A93" w:rsidP="00D30D63">
            <w:pPr>
              <w:jc w:val="center"/>
            </w:pPr>
          </w:p>
        </w:tc>
        <w:tc>
          <w:tcPr>
            <w:tcW w:w="893" w:type="dxa"/>
          </w:tcPr>
          <w:p w14:paraId="58E43910" w14:textId="77777777" w:rsidR="008B5A93" w:rsidRDefault="008B5A93" w:rsidP="00D30D63"/>
        </w:tc>
        <w:tc>
          <w:tcPr>
            <w:tcW w:w="923" w:type="dxa"/>
          </w:tcPr>
          <w:p w14:paraId="466DFA45" w14:textId="77777777" w:rsidR="008B5A93" w:rsidRDefault="008B5A93" w:rsidP="00D30D63"/>
        </w:tc>
        <w:tc>
          <w:tcPr>
            <w:tcW w:w="757" w:type="dxa"/>
          </w:tcPr>
          <w:p w14:paraId="042712A5" w14:textId="77777777" w:rsidR="008B5A93" w:rsidRDefault="008B5A93" w:rsidP="00D30D63"/>
        </w:tc>
        <w:tc>
          <w:tcPr>
            <w:tcW w:w="771" w:type="dxa"/>
          </w:tcPr>
          <w:p w14:paraId="6A02F4CB" w14:textId="77777777" w:rsidR="008B5A93" w:rsidRDefault="008B5A93" w:rsidP="00D30D63"/>
        </w:tc>
        <w:tc>
          <w:tcPr>
            <w:tcW w:w="979" w:type="dxa"/>
          </w:tcPr>
          <w:p w14:paraId="0E75FA13" w14:textId="77777777" w:rsidR="008B5A93" w:rsidRDefault="008B5A93" w:rsidP="00D30D63"/>
        </w:tc>
        <w:tc>
          <w:tcPr>
            <w:tcW w:w="762" w:type="dxa"/>
          </w:tcPr>
          <w:p w14:paraId="5F0754B6" w14:textId="77777777" w:rsidR="008B5A93" w:rsidRPr="005A0169" w:rsidRDefault="008B5A93" w:rsidP="00D30D63"/>
        </w:tc>
        <w:tc>
          <w:tcPr>
            <w:tcW w:w="878" w:type="dxa"/>
          </w:tcPr>
          <w:p w14:paraId="3749B198" w14:textId="77777777" w:rsidR="008B5A93" w:rsidRDefault="008B5A93" w:rsidP="00D30D63"/>
        </w:tc>
        <w:tc>
          <w:tcPr>
            <w:tcW w:w="713" w:type="dxa"/>
          </w:tcPr>
          <w:p w14:paraId="212EE824" w14:textId="77777777" w:rsidR="008B5A93" w:rsidRDefault="008B5A93" w:rsidP="00D30D63"/>
        </w:tc>
        <w:tc>
          <w:tcPr>
            <w:tcW w:w="1065" w:type="dxa"/>
          </w:tcPr>
          <w:p w14:paraId="1F8C7157" w14:textId="77777777" w:rsidR="008B5A93" w:rsidRDefault="008B5A93" w:rsidP="00D30D63"/>
        </w:tc>
        <w:tc>
          <w:tcPr>
            <w:tcW w:w="976" w:type="dxa"/>
          </w:tcPr>
          <w:p w14:paraId="69E4DC49" w14:textId="77777777" w:rsidR="008B5A93" w:rsidRDefault="008B5A93" w:rsidP="00D30D63"/>
        </w:tc>
      </w:tr>
    </w:tbl>
    <w:p w14:paraId="3F2A3BCB" w14:textId="77777777" w:rsidR="008B5A93" w:rsidRPr="00852D0B" w:rsidRDefault="008B5A93" w:rsidP="008B5A93">
      <w:pPr>
        <w:rPr>
          <w:b/>
        </w:rPr>
      </w:pPr>
    </w:p>
    <w:p w14:paraId="5244B748" w14:textId="77777777" w:rsidR="002C17F6" w:rsidRDefault="0006383A" w:rsidP="002C17F6">
      <w:pPr>
        <w:rPr>
          <w:b/>
        </w:rPr>
      </w:pPr>
      <w:r>
        <w:rPr>
          <w:b/>
        </w:rPr>
        <w:t>3.2.3.5. Màn hình 5</w:t>
      </w:r>
      <w:r w:rsidR="00F00B72">
        <w:rPr>
          <w:b/>
        </w:rPr>
        <w:t>:</w:t>
      </w:r>
      <w:r w:rsidR="00F00B72" w:rsidRPr="00F00B72">
        <w:t xml:space="preserve"> </w:t>
      </w:r>
      <w:r w:rsidR="00F00B72">
        <w:t>M</w:t>
      </w:r>
      <w:r w:rsidR="00F00B72" w:rsidRPr="00F00B72">
        <w:t>àn hình import dữ liệu Jobcode_role</w:t>
      </w:r>
    </w:p>
    <w:p w14:paraId="31382B82" w14:textId="77777777" w:rsidR="002C17F6" w:rsidRDefault="002C17F6" w:rsidP="002C17F6">
      <w:pPr>
        <w:rPr>
          <w:b/>
        </w:rPr>
      </w:pPr>
      <w:r>
        <w:rPr>
          <w:b/>
        </w:rPr>
        <w:t>a. Giao điện</w:t>
      </w:r>
    </w:p>
    <w:p w14:paraId="52E9F8B6" w14:textId="77777777" w:rsidR="002C17F6" w:rsidRDefault="002C17F6" w:rsidP="002C17F6">
      <w:pPr>
        <w:rPr>
          <w:b/>
        </w:rPr>
      </w:pPr>
      <w:r>
        <w:rPr>
          <w:b/>
          <w:noProof/>
        </w:rPr>
        <w:lastRenderedPageBreak/>
        <w:drawing>
          <wp:inline distT="0" distB="0" distL="0" distR="0" wp14:anchorId="49B37D37" wp14:editId="05D785D8">
            <wp:extent cx="5944235" cy="3347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psh_fullsize_anim (2).png"/>
                    <pic:cNvPicPr/>
                  </pic:nvPicPr>
                  <pic:blipFill>
                    <a:blip r:embed="rId19">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74F739D4" w14:textId="77777777" w:rsidR="002C17F6" w:rsidRDefault="002C17F6" w:rsidP="002C17F6">
      <w:pPr>
        <w:rPr>
          <w:b/>
        </w:rPr>
      </w:pPr>
      <w:r>
        <w:rPr>
          <w:b/>
        </w:rPr>
        <w:t xml:space="preserve">b. </w:t>
      </w:r>
      <w:r w:rsidRPr="00D57268">
        <w:rPr>
          <w:b/>
        </w:rPr>
        <w:t>Thông tin các trường và validate dữ liệu</w:t>
      </w:r>
    </w:p>
    <w:p w14:paraId="4B726071" w14:textId="77777777" w:rsidR="002C17F6" w:rsidRDefault="002C17F6" w:rsidP="002C17F6">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2C17F6" w:rsidRPr="00EF7FE0" w14:paraId="17A40EC0" w14:textId="77777777" w:rsidTr="00D30D63">
        <w:trPr>
          <w:tblHeader/>
        </w:trPr>
        <w:tc>
          <w:tcPr>
            <w:tcW w:w="634" w:type="dxa"/>
            <w:shd w:val="pct5" w:color="auto" w:fill="auto"/>
          </w:tcPr>
          <w:p w14:paraId="7DEAB493" w14:textId="77777777" w:rsidR="002C17F6" w:rsidRPr="00EF7FE0" w:rsidRDefault="002C17F6" w:rsidP="00D30D63">
            <w:pPr>
              <w:rPr>
                <w:b/>
                <w:sz w:val="22"/>
                <w:szCs w:val="22"/>
              </w:rPr>
            </w:pPr>
            <w:r w:rsidRPr="00EF7FE0">
              <w:rPr>
                <w:b/>
                <w:sz w:val="22"/>
                <w:szCs w:val="22"/>
              </w:rPr>
              <w:t>STT</w:t>
            </w:r>
          </w:p>
        </w:tc>
        <w:tc>
          <w:tcPr>
            <w:tcW w:w="893" w:type="dxa"/>
            <w:shd w:val="pct5" w:color="auto" w:fill="auto"/>
          </w:tcPr>
          <w:p w14:paraId="301E7054" w14:textId="77777777" w:rsidR="002C17F6" w:rsidRPr="00EF7FE0" w:rsidRDefault="002C17F6" w:rsidP="00D30D63">
            <w:pPr>
              <w:rPr>
                <w:b/>
                <w:sz w:val="22"/>
                <w:szCs w:val="22"/>
              </w:rPr>
            </w:pPr>
            <w:r w:rsidRPr="00EF7FE0">
              <w:rPr>
                <w:b/>
                <w:sz w:val="22"/>
                <w:szCs w:val="22"/>
              </w:rPr>
              <w:t>Tên trường</w:t>
            </w:r>
          </w:p>
        </w:tc>
        <w:tc>
          <w:tcPr>
            <w:tcW w:w="923" w:type="dxa"/>
            <w:shd w:val="pct5" w:color="auto" w:fill="auto"/>
          </w:tcPr>
          <w:p w14:paraId="1AC802FC" w14:textId="77777777" w:rsidR="002C17F6" w:rsidRPr="00EF7FE0" w:rsidRDefault="002C17F6" w:rsidP="00D30D63">
            <w:pPr>
              <w:rPr>
                <w:b/>
                <w:sz w:val="22"/>
                <w:szCs w:val="22"/>
              </w:rPr>
            </w:pPr>
            <w:r>
              <w:rPr>
                <w:b/>
                <w:sz w:val="22"/>
                <w:szCs w:val="22"/>
              </w:rPr>
              <w:t>Loại trường</w:t>
            </w:r>
          </w:p>
        </w:tc>
        <w:tc>
          <w:tcPr>
            <w:tcW w:w="757" w:type="dxa"/>
            <w:shd w:val="pct5" w:color="auto" w:fill="auto"/>
          </w:tcPr>
          <w:p w14:paraId="0627476E" w14:textId="77777777" w:rsidR="002C17F6" w:rsidRPr="00EF7FE0" w:rsidRDefault="002C17F6" w:rsidP="00D30D63">
            <w:pPr>
              <w:rPr>
                <w:b/>
                <w:sz w:val="22"/>
                <w:szCs w:val="22"/>
              </w:rPr>
            </w:pPr>
            <w:r w:rsidRPr="00EF7FE0">
              <w:rPr>
                <w:b/>
                <w:sz w:val="22"/>
                <w:szCs w:val="22"/>
              </w:rPr>
              <w:t>Định dạng</w:t>
            </w:r>
          </w:p>
        </w:tc>
        <w:tc>
          <w:tcPr>
            <w:tcW w:w="771" w:type="dxa"/>
            <w:shd w:val="pct5" w:color="auto" w:fill="auto"/>
          </w:tcPr>
          <w:p w14:paraId="2BEBFE2F" w14:textId="77777777" w:rsidR="002C17F6" w:rsidRPr="00EF7FE0" w:rsidRDefault="002C17F6" w:rsidP="00D30D63">
            <w:pPr>
              <w:rPr>
                <w:b/>
                <w:sz w:val="22"/>
                <w:szCs w:val="22"/>
              </w:rPr>
            </w:pPr>
            <w:r>
              <w:rPr>
                <w:b/>
                <w:sz w:val="22"/>
                <w:szCs w:val="22"/>
              </w:rPr>
              <w:t>Độ dài tối thiểu, tối đa</w:t>
            </w:r>
          </w:p>
        </w:tc>
        <w:tc>
          <w:tcPr>
            <w:tcW w:w="979" w:type="dxa"/>
            <w:shd w:val="pct5" w:color="auto" w:fill="auto"/>
          </w:tcPr>
          <w:p w14:paraId="178325E5" w14:textId="77777777" w:rsidR="002C17F6" w:rsidRPr="00EF7FE0" w:rsidRDefault="002C17F6" w:rsidP="00D30D63">
            <w:pPr>
              <w:rPr>
                <w:b/>
                <w:sz w:val="22"/>
                <w:szCs w:val="22"/>
              </w:rPr>
            </w:pPr>
            <w:r w:rsidRPr="00EF7FE0">
              <w:rPr>
                <w:b/>
                <w:sz w:val="22"/>
                <w:szCs w:val="22"/>
              </w:rPr>
              <w:t>Trường bắt buộc</w:t>
            </w:r>
          </w:p>
        </w:tc>
        <w:tc>
          <w:tcPr>
            <w:tcW w:w="762" w:type="dxa"/>
            <w:shd w:val="pct5" w:color="auto" w:fill="auto"/>
          </w:tcPr>
          <w:p w14:paraId="1D518D59" w14:textId="77777777" w:rsidR="002C17F6" w:rsidRPr="00EF7FE0" w:rsidRDefault="002C17F6"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5CA849ED" w14:textId="77777777" w:rsidR="002C17F6" w:rsidRPr="00EF7FE0" w:rsidRDefault="002C17F6" w:rsidP="00D30D63">
            <w:pPr>
              <w:rPr>
                <w:b/>
                <w:sz w:val="22"/>
                <w:szCs w:val="22"/>
              </w:rPr>
            </w:pPr>
            <w:r w:rsidRPr="00EF7FE0">
              <w:rPr>
                <w:b/>
                <w:sz w:val="22"/>
                <w:szCs w:val="22"/>
              </w:rPr>
              <w:t>Thông tin tham chiếu</w:t>
            </w:r>
          </w:p>
        </w:tc>
        <w:tc>
          <w:tcPr>
            <w:tcW w:w="713" w:type="dxa"/>
            <w:shd w:val="pct5" w:color="auto" w:fill="auto"/>
          </w:tcPr>
          <w:p w14:paraId="3F28E496" w14:textId="77777777" w:rsidR="002C17F6" w:rsidRPr="00EF7FE0" w:rsidRDefault="002C17F6" w:rsidP="00D30D63">
            <w:pPr>
              <w:rPr>
                <w:b/>
                <w:sz w:val="22"/>
                <w:szCs w:val="22"/>
              </w:rPr>
            </w:pPr>
            <w:r>
              <w:rPr>
                <w:b/>
                <w:sz w:val="22"/>
                <w:szCs w:val="22"/>
              </w:rPr>
              <w:t>Giá trị mặc định</w:t>
            </w:r>
          </w:p>
        </w:tc>
        <w:tc>
          <w:tcPr>
            <w:tcW w:w="1065" w:type="dxa"/>
            <w:shd w:val="pct5" w:color="auto" w:fill="auto"/>
          </w:tcPr>
          <w:p w14:paraId="1ED62004" w14:textId="77777777" w:rsidR="002C17F6" w:rsidRPr="00EF7FE0" w:rsidRDefault="002C17F6"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179704E9" w14:textId="77777777" w:rsidR="002C17F6" w:rsidRPr="00EF7FE0" w:rsidRDefault="002C17F6" w:rsidP="00D30D63">
            <w:pPr>
              <w:rPr>
                <w:b/>
                <w:sz w:val="22"/>
                <w:szCs w:val="22"/>
              </w:rPr>
            </w:pPr>
            <w:r>
              <w:rPr>
                <w:b/>
                <w:sz w:val="22"/>
                <w:szCs w:val="22"/>
              </w:rPr>
              <w:t>Ghi chú</w:t>
            </w:r>
          </w:p>
        </w:tc>
      </w:tr>
      <w:tr w:rsidR="002C17F6" w14:paraId="25E5AEA3" w14:textId="77777777" w:rsidTr="00D30D63">
        <w:tc>
          <w:tcPr>
            <w:tcW w:w="634" w:type="dxa"/>
          </w:tcPr>
          <w:p w14:paraId="0BD6A6C2" w14:textId="77777777" w:rsidR="002C17F6" w:rsidRDefault="00252F37" w:rsidP="00D30D63">
            <w:pPr>
              <w:jc w:val="center"/>
            </w:pPr>
            <w:r>
              <w:t>1</w:t>
            </w:r>
          </w:p>
        </w:tc>
        <w:tc>
          <w:tcPr>
            <w:tcW w:w="893" w:type="dxa"/>
          </w:tcPr>
          <w:p w14:paraId="44C80D22" w14:textId="77777777" w:rsidR="002C17F6" w:rsidRDefault="002C17F6" w:rsidP="00D30D63">
            <w:r>
              <w:t>File import role</w:t>
            </w:r>
          </w:p>
        </w:tc>
        <w:tc>
          <w:tcPr>
            <w:tcW w:w="923" w:type="dxa"/>
          </w:tcPr>
          <w:p w14:paraId="49ACB515" w14:textId="77777777" w:rsidR="002C17F6" w:rsidRDefault="002C17F6" w:rsidP="00D30D63">
            <w:r>
              <w:t xml:space="preserve">File </w:t>
            </w:r>
          </w:p>
        </w:tc>
        <w:tc>
          <w:tcPr>
            <w:tcW w:w="757" w:type="dxa"/>
          </w:tcPr>
          <w:p w14:paraId="01ABB768" w14:textId="77777777" w:rsidR="002C17F6" w:rsidRDefault="002C17F6" w:rsidP="00D30D63">
            <w:r>
              <w:t>Chữ</w:t>
            </w:r>
          </w:p>
        </w:tc>
        <w:tc>
          <w:tcPr>
            <w:tcW w:w="771" w:type="dxa"/>
          </w:tcPr>
          <w:p w14:paraId="33A7BCEA" w14:textId="77777777" w:rsidR="002C17F6" w:rsidRDefault="002C17F6" w:rsidP="00D30D63">
            <w:r>
              <w:t>100</w:t>
            </w:r>
          </w:p>
        </w:tc>
        <w:tc>
          <w:tcPr>
            <w:tcW w:w="979" w:type="dxa"/>
          </w:tcPr>
          <w:p w14:paraId="45073653" w14:textId="77777777" w:rsidR="002C17F6" w:rsidRDefault="002C17F6" w:rsidP="00D30D63">
            <w:r>
              <w:t>Bắt buộc</w:t>
            </w:r>
          </w:p>
        </w:tc>
        <w:tc>
          <w:tcPr>
            <w:tcW w:w="762" w:type="dxa"/>
          </w:tcPr>
          <w:p w14:paraId="40BBEC6A" w14:textId="77777777" w:rsidR="002C17F6" w:rsidRPr="005A0169" w:rsidRDefault="002C17F6" w:rsidP="00D30D63">
            <w:r w:rsidRPr="005A0169">
              <w:rPr>
                <w:sz w:val="22"/>
                <w:szCs w:val="22"/>
              </w:rPr>
              <w:t>Cho phép thay đổi</w:t>
            </w:r>
          </w:p>
        </w:tc>
        <w:tc>
          <w:tcPr>
            <w:tcW w:w="878" w:type="dxa"/>
          </w:tcPr>
          <w:p w14:paraId="04696552" w14:textId="77777777" w:rsidR="002C17F6" w:rsidRDefault="002C17F6" w:rsidP="00D30D63"/>
        </w:tc>
        <w:tc>
          <w:tcPr>
            <w:tcW w:w="713" w:type="dxa"/>
          </w:tcPr>
          <w:p w14:paraId="5A60A0DA" w14:textId="77777777" w:rsidR="002C17F6" w:rsidRDefault="002C17F6" w:rsidP="00D30D63"/>
        </w:tc>
        <w:tc>
          <w:tcPr>
            <w:tcW w:w="1065" w:type="dxa"/>
          </w:tcPr>
          <w:p w14:paraId="4807AF86" w14:textId="77777777" w:rsidR="002C17F6" w:rsidRDefault="002C17F6" w:rsidP="00D30D63">
            <w:r>
              <w:t>Bạn chưa chưa chọn file đính import</w:t>
            </w:r>
          </w:p>
        </w:tc>
        <w:tc>
          <w:tcPr>
            <w:tcW w:w="976" w:type="dxa"/>
          </w:tcPr>
          <w:p w14:paraId="69E589D5" w14:textId="77777777" w:rsidR="002C17F6" w:rsidRDefault="002C17F6" w:rsidP="00D30D63">
            <w:r>
              <w:t>Báo đỏ nếu sai validate</w:t>
            </w:r>
          </w:p>
        </w:tc>
      </w:tr>
    </w:tbl>
    <w:p w14:paraId="77695929" w14:textId="77777777" w:rsidR="0006383A" w:rsidRDefault="0006383A" w:rsidP="0006383A">
      <w:pPr>
        <w:rPr>
          <w:b/>
        </w:rPr>
      </w:pPr>
    </w:p>
    <w:p w14:paraId="1F8E71B5" w14:textId="77777777" w:rsidR="0006383A" w:rsidRDefault="0006383A" w:rsidP="0006383A">
      <w:pPr>
        <w:rPr>
          <w:b/>
        </w:rPr>
      </w:pPr>
      <w:commentRangeStart w:id="78"/>
      <w:r>
        <w:rPr>
          <w:b/>
        </w:rPr>
        <w:t xml:space="preserve">3.2.3.6. Màn hình 6: </w:t>
      </w:r>
      <w:r w:rsidRPr="00F00B72">
        <w:t>màn hình</w:t>
      </w:r>
      <w:r>
        <w:t xml:space="preserve"> duyệt</w:t>
      </w:r>
      <w:r w:rsidRPr="00F00B72">
        <w:t xml:space="preserve"> import dữ liệu Jobcode_role</w:t>
      </w:r>
      <w:commentRangeEnd w:id="78"/>
      <w:r w:rsidR="00723F6D">
        <w:rPr>
          <w:rStyle w:val="CommentReference"/>
        </w:rPr>
        <w:commentReference w:id="78"/>
      </w:r>
    </w:p>
    <w:p w14:paraId="36ACF150" w14:textId="77777777" w:rsidR="0006383A" w:rsidRDefault="0006383A" w:rsidP="0006383A">
      <w:pPr>
        <w:rPr>
          <w:b/>
        </w:rPr>
      </w:pPr>
      <w:commentRangeStart w:id="79"/>
      <w:r>
        <w:rPr>
          <w:b/>
        </w:rPr>
        <w:t>a. Giao điện</w:t>
      </w:r>
      <w:commentRangeEnd w:id="79"/>
      <w:r w:rsidR="00D62874">
        <w:rPr>
          <w:rStyle w:val="CommentReference"/>
        </w:rPr>
        <w:commentReference w:id="79"/>
      </w:r>
    </w:p>
    <w:p w14:paraId="23B26B9F" w14:textId="77777777" w:rsidR="0006383A" w:rsidRDefault="00C26135" w:rsidP="0006383A">
      <w:pPr>
        <w:rPr>
          <w:b/>
        </w:rPr>
      </w:pPr>
      <w:r>
        <w:rPr>
          <w:b/>
          <w:noProof/>
        </w:rPr>
        <w:lastRenderedPageBreak/>
        <w:drawing>
          <wp:inline distT="0" distB="0" distL="0" distR="0" wp14:anchorId="3836614C" wp14:editId="193F726F">
            <wp:extent cx="5944235"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cong3png - Copy.png"/>
                    <pic:cNvPicPr/>
                  </pic:nvPicPr>
                  <pic:blipFill>
                    <a:blip r:embed="rId20">
                      <a:extLst>
                        <a:ext uri="{28A0092B-C50C-407E-A947-70E740481C1C}">
                          <a14:useLocalDpi xmlns:a14="http://schemas.microsoft.com/office/drawing/2010/main" val="0"/>
                        </a:ext>
                      </a:extLst>
                    </a:blip>
                    <a:stretch>
                      <a:fillRect/>
                    </a:stretch>
                  </pic:blipFill>
                  <pic:spPr>
                    <a:xfrm>
                      <a:off x="0" y="0"/>
                      <a:ext cx="5944235" cy="3343910"/>
                    </a:xfrm>
                    <a:prstGeom prst="rect">
                      <a:avLst/>
                    </a:prstGeom>
                  </pic:spPr>
                </pic:pic>
              </a:graphicData>
            </a:graphic>
          </wp:inline>
        </w:drawing>
      </w:r>
    </w:p>
    <w:p w14:paraId="0ED77946" w14:textId="77777777" w:rsidR="0006383A" w:rsidRDefault="0006383A" w:rsidP="0006383A">
      <w:pPr>
        <w:rPr>
          <w:b/>
        </w:rPr>
      </w:pPr>
      <w:r>
        <w:rPr>
          <w:b/>
        </w:rPr>
        <w:t xml:space="preserve">b. </w:t>
      </w:r>
      <w:r w:rsidRPr="00D57268">
        <w:rPr>
          <w:b/>
        </w:rPr>
        <w:t>Thông tin các trường và validate dữ liệu</w:t>
      </w:r>
    </w:p>
    <w:p w14:paraId="7B5422FB" w14:textId="77777777" w:rsidR="0006383A" w:rsidRDefault="0006383A" w:rsidP="0006383A">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06383A" w:rsidRPr="00EF7FE0" w14:paraId="6ACCE8B7" w14:textId="77777777" w:rsidTr="00291D2F">
        <w:trPr>
          <w:tblHeader/>
        </w:trPr>
        <w:tc>
          <w:tcPr>
            <w:tcW w:w="634" w:type="dxa"/>
            <w:shd w:val="pct5" w:color="auto" w:fill="auto"/>
          </w:tcPr>
          <w:p w14:paraId="65CEEBFF" w14:textId="77777777" w:rsidR="0006383A" w:rsidRPr="00EF7FE0" w:rsidRDefault="0006383A" w:rsidP="00291D2F">
            <w:pPr>
              <w:rPr>
                <w:b/>
                <w:sz w:val="22"/>
                <w:szCs w:val="22"/>
              </w:rPr>
            </w:pPr>
            <w:r w:rsidRPr="00EF7FE0">
              <w:rPr>
                <w:b/>
                <w:sz w:val="22"/>
                <w:szCs w:val="22"/>
              </w:rPr>
              <w:t>STT</w:t>
            </w:r>
          </w:p>
        </w:tc>
        <w:tc>
          <w:tcPr>
            <w:tcW w:w="893" w:type="dxa"/>
            <w:shd w:val="pct5" w:color="auto" w:fill="auto"/>
          </w:tcPr>
          <w:p w14:paraId="4E40765E" w14:textId="77777777" w:rsidR="0006383A" w:rsidRPr="00EF7FE0" w:rsidRDefault="0006383A" w:rsidP="00291D2F">
            <w:pPr>
              <w:rPr>
                <w:b/>
                <w:sz w:val="22"/>
                <w:szCs w:val="22"/>
              </w:rPr>
            </w:pPr>
            <w:r w:rsidRPr="00EF7FE0">
              <w:rPr>
                <w:b/>
                <w:sz w:val="22"/>
                <w:szCs w:val="22"/>
              </w:rPr>
              <w:t>Tên trường</w:t>
            </w:r>
          </w:p>
        </w:tc>
        <w:tc>
          <w:tcPr>
            <w:tcW w:w="923" w:type="dxa"/>
            <w:shd w:val="pct5" w:color="auto" w:fill="auto"/>
          </w:tcPr>
          <w:p w14:paraId="1A09E119" w14:textId="77777777" w:rsidR="0006383A" w:rsidRPr="00EF7FE0" w:rsidRDefault="0006383A" w:rsidP="00291D2F">
            <w:pPr>
              <w:rPr>
                <w:b/>
                <w:sz w:val="22"/>
                <w:szCs w:val="22"/>
              </w:rPr>
            </w:pPr>
            <w:r>
              <w:rPr>
                <w:b/>
                <w:sz w:val="22"/>
                <w:szCs w:val="22"/>
              </w:rPr>
              <w:t>Loại trường</w:t>
            </w:r>
          </w:p>
        </w:tc>
        <w:tc>
          <w:tcPr>
            <w:tcW w:w="757" w:type="dxa"/>
            <w:shd w:val="pct5" w:color="auto" w:fill="auto"/>
          </w:tcPr>
          <w:p w14:paraId="080D339C" w14:textId="77777777" w:rsidR="0006383A" w:rsidRPr="00EF7FE0" w:rsidRDefault="0006383A" w:rsidP="00291D2F">
            <w:pPr>
              <w:rPr>
                <w:b/>
                <w:sz w:val="22"/>
                <w:szCs w:val="22"/>
              </w:rPr>
            </w:pPr>
            <w:r w:rsidRPr="00EF7FE0">
              <w:rPr>
                <w:b/>
                <w:sz w:val="22"/>
                <w:szCs w:val="22"/>
              </w:rPr>
              <w:t>Định dạng</w:t>
            </w:r>
          </w:p>
        </w:tc>
        <w:tc>
          <w:tcPr>
            <w:tcW w:w="771" w:type="dxa"/>
            <w:shd w:val="pct5" w:color="auto" w:fill="auto"/>
          </w:tcPr>
          <w:p w14:paraId="7D818BA2" w14:textId="77777777" w:rsidR="0006383A" w:rsidRPr="00EF7FE0" w:rsidRDefault="0006383A" w:rsidP="00291D2F">
            <w:pPr>
              <w:rPr>
                <w:b/>
                <w:sz w:val="22"/>
                <w:szCs w:val="22"/>
              </w:rPr>
            </w:pPr>
            <w:r>
              <w:rPr>
                <w:b/>
                <w:sz w:val="22"/>
                <w:szCs w:val="22"/>
              </w:rPr>
              <w:t>Độ dài tối thiểu, tối đa</w:t>
            </w:r>
          </w:p>
        </w:tc>
        <w:tc>
          <w:tcPr>
            <w:tcW w:w="979" w:type="dxa"/>
            <w:shd w:val="pct5" w:color="auto" w:fill="auto"/>
          </w:tcPr>
          <w:p w14:paraId="6DD6CD3F" w14:textId="77777777" w:rsidR="0006383A" w:rsidRPr="00EF7FE0" w:rsidRDefault="0006383A" w:rsidP="00291D2F">
            <w:pPr>
              <w:rPr>
                <w:b/>
                <w:sz w:val="22"/>
                <w:szCs w:val="22"/>
              </w:rPr>
            </w:pPr>
            <w:r w:rsidRPr="00EF7FE0">
              <w:rPr>
                <w:b/>
                <w:sz w:val="22"/>
                <w:szCs w:val="22"/>
              </w:rPr>
              <w:t>Trường bắt buộc</w:t>
            </w:r>
          </w:p>
        </w:tc>
        <w:tc>
          <w:tcPr>
            <w:tcW w:w="762" w:type="dxa"/>
            <w:shd w:val="pct5" w:color="auto" w:fill="auto"/>
          </w:tcPr>
          <w:p w14:paraId="648CCC6A" w14:textId="77777777" w:rsidR="0006383A" w:rsidRPr="00EF7FE0" w:rsidRDefault="0006383A" w:rsidP="00291D2F">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088AF952" w14:textId="77777777" w:rsidR="0006383A" w:rsidRPr="00EF7FE0" w:rsidRDefault="0006383A" w:rsidP="00291D2F">
            <w:pPr>
              <w:rPr>
                <w:b/>
                <w:sz w:val="22"/>
                <w:szCs w:val="22"/>
              </w:rPr>
            </w:pPr>
            <w:r w:rsidRPr="00EF7FE0">
              <w:rPr>
                <w:b/>
                <w:sz w:val="22"/>
                <w:szCs w:val="22"/>
              </w:rPr>
              <w:t>Thông tin tham chiếu</w:t>
            </w:r>
          </w:p>
        </w:tc>
        <w:tc>
          <w:tcPr>
            <w:tcW w:w="713" w:type="dxa"/>
            <w:shd w:val="pct5" w:color="auto" w:fill="auto"/>
          </w:tcPr>
          <w:p w14:paraId="568B6719" w14:textId="77777777" w:rsidR="0006383A" w:rsidRPr="00EF7FE0" w:rsidRDefault="0006383A" w:rsidP="00291D2F">
            <w:pPr>
              <w:rPr>
                <w:b/>
                <w:sz w:val="22"/>
                <w:szCs w:val="22"/>
              </w:rPr>
            </w:pPr>
            <w:r>
              <w:rPr>
                <w:b/>
                <w:sz w:val="22"/>
                <w:szCs w:val="22"/>
              </w:rPr>
              <w:t>Giá trị mặc định</w:t>
            </w:r>
          </w:p>
        </w:tc>
        <w:tc>
          <w:tcPr>
            <w:tcW w:w="1065" w:type="dxa"/>
            <w:shd w:val="pct5" w:color="auto" w:fill="auto"/>
          </w:tcPr>
          <w:p w14:paraId="3CFF1FA5" w14:textId="77777777" w:rsidR="0006383A" w:rsidRPr="00EF7FE0" w:rsidRDefault="0006383A" w:rsidP="00291D2F">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226DD68F" w14:textId="77777777" w:rsidR="0006383A" w:rsidRPr="00EF7FE0" w:rsidRDefault="0006383A" w:rsidP="00291D2F">
            <w:pPr>
              <w:rPr>
                <w:b/>
                <w:sz w:val="22"/>
                <w:szCs w:val="22"/>
              </w:rPr>
            </w:pPr>
            <w:r>
              <w:rPr>
                <w:b/>
                <w:sz w:val="22"/>
                <w:szCs w:val="22"/>
              </w:rPr>
              <w:t>Ghi chú</w:t>
            </w:r>
          </w:p>
        </w:tc>
      </w:tr>
      <w:tr w:rsidR="0006383A" w14:paraId="14B69EDE" w14:textId="77777777" w:rsidTr="00291D2F">
        <w:tc>
          <w:tcPr>
            <w:tcW w:w="634" w:type="dxa"/>
          </w:tcPr>
          <w:p w14:paraId="52089A3B" w14:textId="77777777" w:rsidR="0006383A" w:rsidRDefault="0006383A" w:rsidP="00291D2F">
            <w:pPr>
              <w:jc w:val="center"/>
            </w:pPr>
            <w:r>
              <w:t>1</w:t>
            </w:r>
          </w:p>
        </w:tc>
        <w:tc>
          <w:tcPr>
            <w:tcW w:w="893" w:type="dxa"/>
          </w:tcPr>
          <w:p w14:paraId="2F11BD0D" w14:textId="77777777" w:rsidR="0006383A" w:rsidRDefault="0006383A" w:rsidP="00291D2F">
            <w:r>
              <w:t xml:space="preserve">Hệ thống </w:t>
            </w:r>
          </w:p>
        </w:tc>
        <w:tc>
          <w:tcPr>
            <w:tcW w:w="923" w:type="dxa"/>
          </w:tcPr>
          <w:p w14:paraId="568E599D" w14:textId="77777777" w:rsidR="0006383A" w:rsidRDefault="00C26135" w:rsidP="00291D2F">
            <w:r>
              <w:t>Textbox</w:t>
            </w:r>
          </w:p>
        </w:tc>
        <w:tc>
          <w:tcPr>
            <w:tcW w:w="757" w:type="dxa"/>
          </w:tcPr>
          <w:p w14:paraId="2E10B739" w14:textId="77777777" w:rsidR="0006383A" w:rsidRDefault="0006383A" w:rsidP="00291D2F">
            <w:r>
              <w:t>Kiểu chữ</w:t>
            </w:r>
          </w:p>
        </w:tc>
        <w:tc>
          <w:tcPr>
            <w:tcW w:w="771" w:type="dxa"/>
          </w:tcPr>
          <w:p w14:paraId="5251E1B8" w14:textId="77777777" w:rsidR="0006383A" w:rsidRDefault="0006383A" w:rsidP="00291D2F">
            <w:r>
              <w:t>20</w:t>
            </w:r>
          </w:p>
        </w:tc>
        <w:tc>
          <w:tcPr>
            <w:tcW w:w="979" w:type="dxa"/>
          </w:tcPr>
          <w:p w14:paraId="2A4D2BC8" w14:textId="77777777" w:rsidR="0006383A" w:rsidRDefault="0006383A" w:rsidP="00291D2F">
            <w:r>
              <w:t>Bắt buộc</w:t>
            </w:r>
          </w:p>
        </w:tc>
        <w:tc>
          <w:tcPr>
            <w:tcW w:w="762" w:type="dxa"/>
          </w:tcPr>
          <w:p w14:paraId="6D956C9F" w14:textId="77777777" w:rsidR="0006383A" w:rsidRPr="005A0169" w:rsidRDefault="00C26135" w:rsidP="00291D2F">
            <w:r>
              <w:rPr>
                <w:sz w:val="22"/>
                <w:szCs w:val="22"/>
              </w:rPr>
              <w:t xml:space="preserve">Không </w:t>
            </w:r>
            <w:r w:rsidR="0006383A" w:rsidRPr="005A0169">
              <w:rPr>
                <w:sz w:val="22"/>
                <w:szCs w:val="22"/>
              </w:rPr>
              <w:t>Cho phép thay đổi</w:t>
            </w:r>
          </w:p>
        </w:tc>
        <w:tc>
          <w:tcPr>
            <w:tcW w:w="878" w:type="dxa"/>
          </w:tcPr>
          <w:p w14:paraId="18750F38" w14:textId="77777777" w:rsidR="0006383A" w:rsidRDefault="0006383A" w:rsidP="00291D2F"/>
        </w:tc>
        <w:tc>
          <w:tcPr>
            <w:tcW w:w="713" w:type="dxa"/>
          </w:tcPr>
          <w:p w14:paraId="5DD589C5" w14:textId="77777777" w:rsidR="0006383A" w:rsidRDefault="0006383A" w:rsidP="00291D2F"/>
        </w:tc>
        <w:tc>
          <w:tcPr>
            <w:tcW w:w="1065" w:type="dxa"/>
          </w:tcPr>
          <w:p w14:paraId="64132DC5" w14:textId="77777777" w:rsidR="0006383A" w:rsidRDefault="0006383A" w:rsidP="00291D2F"/>
        </w:tc>
        <w:tc>
          <w:tcPr>
            <w:tcW w:w="976" w:type="dxa"/>
          </w:tcPr>
          <w:p w14:paraId="4ECFCB49" w14:textId="77777777" w:rsidR="0006383A" w:rsidRDefault="0006383A" w:rsidP="00291D2F"/>
        </w:tc>
      </w:tr>
      <w:tr w:rsidR="0006383A" w14:paraId="381E970F" w14:textId="77777777" w:rsidTr="00291D2F">
        <w:tc>
          <w:tcPr>
            <w:tcW w:w="634" w:type="dxa"/>
          </w:tcPr>
          <w:p w14:paraId="3CF95AFA" w14:textId="77777777" w:rsidR="0006383A" w:rsidRDefault="00C26135" w:rsidP="00291D2F">
            <w:pPr>
              <w:jc w:val="center"/>
            </w:pPr>
            <w:r>
              <w:t>2</w:t>
            </w:r>
          </w:p>
        </w:tc>
        <w:tc>
          <w:tcPr>
            <w:tcW w:w="893" w:type="dxa"/>
          </w:tcPr>
          <w:p w14:paraId="452408BB" w14:textId="77777777" w:rsidR="0006383A" w:rsidRDefault="00C26135" w:rsidP="00291D2F">
            <w:r>
              <w:t>Jobcode</w:t>
            </w:r>
          </w:p>
        </w:tc>
        <w:tc>
          <w:tcPr>
            <w:tcW w:w="923" w:type="dxa"/>
          </w:tcPr>
          <w:p w14:paraId="126FB498" w14:textId="77777777" w:rsidR="0006383A" w:rsidRDefault="00C26135" w:rsidP="00291D2F">
            <w:r>
              <w:t>Textbox</w:t>
            </w:r>
          </w:p>
        </w:tc>
        <w:tc>
          <w:tcPr>
            <w:tcW w:w="757" w:type="dxa"/>
          </w:tcPr>
          <w:p w14:paraId="626FE9B5" w14:textId="77777777" w:rsidR="0006383A" w:rsidRDefault="00C26135" w:rsidP="00291D2F">
            <w:r>
              <w:t>Kiểu chữ</w:t>
            </w:r>
          </w:p>
        </w:tc>
        <w:tc>
          <w:tcPr>
            <w:tcW w:w="771" w:type="dxa"/>
          </w:tcPr>
          <w:p w14:paraId="7A65B152" w14:textId="77777777" w:rsidR="0006383A" w:rsidRDefault="00C26135" w:rsidP="00291D2F">
            <w:r>
              <w:t>50</w:t>
            </w:r>
          </w:p>
        </w:tc>
        <w:tc>
          <w:tcPr>
            <w:tcW w:w="979" w:type="dxa"/>
          </w:tcPr>
          <w:p w14:paraId="2A509E90" w14:textId="77777777" w:rsidR="0006383A" w:rsidRDefault="00C26135" w:rsidP="00291D2F">
            <w:r>
              <w:t>Bắt buộc</w:t>
            </w:r>
          </w:p>
        </w:tc>
        <w:tc>
          <w:tcPr>
            <w:tcW w:w="762" w:type="dxa"/>
          </w:tcPr>
          <w:p w14:paraId="71DFB2E1" w14:textId="77777777" w:rsidR="0006383A" w:rsidRPr="005A0169" w:rsidRDefault="00C26135" w:rsidP="00291D2F">
            <w:r>
              <w:rPr>
                <w:sz w:val="22"/>
                <w:szCs w:val="22"/>
              </w:rPr>
              <w:t xml:space="preserve">Không </w:t>
            </w:r>
            <w:r w:rsidRPr="005A0169">
              <w:rPr>
                <w:sz w:val="22"/>
                <w:szCs w:val="22"/>
              </w:rPr>
              <w:t>Cho phép thay đổi</w:t>
            </w:r>
          </w:p>
        </w:tc>
        <w:tc>
          <w:tcPr>
            <w:tcW w:w="878" w:type="dxa"/>
          </w:tcPr>
          <w:p w14:paraId="2DDE6743" w14:textId="77777777" w:rsidR="0006383A" w:rsidRDefault="0006383A" w:rsidP="00291D2F"/>
        </w:tc>
        <w:tc>
          <w:tcPr>
            <w:tcW w:w="713" w:type="dxa"/>
          </w:tcPr>
          <w:p w14:paraId="482C4331" w14:textId="77777777" w:rsidR="0006383A" w:rsidRDefault="0006383A" w:rsidP="00291D2F"/>
        </w:tc>
        <w:tc>
          <w:tcPr>
            <w:tcW w:w="1065" w:type="dxa"/>
          </w:tcPr>
          <w:p w14:paraId="651A7E13" w14:textId="77777777" w:rsidR="0006383A" w:rsidRDefault="0006383A" w:rsidP="00291D2F"/>
        </w:tc>
        <w:tc>
          <w:tcPr>
            <w:tcW w:w="976" w:type="dxa"/>
          </w:tcPr>
          <w:p w14:paraId="44637F7C" w14:textId="77777777" w:rsidR="0006383A" w:rsidRDefault="0006383A" w:rsidP="00291D2F"/>
        </w:tc>
      </w:tr>
      <w:tr w:rsidR="00C26135" w14:paraId="34EFABA3" w14:textId="77777777" w:rsidTr="00291D2F">
        <w:tc>
          <w:tcPr>
            <w:tcW w:w="634" w:type="dxa"/>
          </w:tcPr>
          <w:p w14:paraId="0895DA38" w14:textId="77777777" w:rsidR="00C26135" w:rsidRDefault="00C26135" w:rsidP="00291D2F">
            <w:pPr>
              <w:jc w:val="center"/>
            </w:pPr>
            <w:r>
              <w:t>3</w:t>
            </w:r>
          </w:p>
        </w:tc>
        <w:tc>
          <w:tcPr>
            <w:tcW w:w="893" w:type="dxa"/>
          </w:tcPr>
          <w:p w14:paraId="77E1398F" w14:textId="77777777" w:rsidR="00C26135" w:rsidRDefault="00C26135" w:rsidP="00291D2F">
            <w:r>
              <w:t>Desc</w:t>
            </w:r>
          </w:p>
        </w:tc>
        <w:tc>
          <w:tcPr>
            <w:tcW w:w="923" w:type="dxa"/>
          </w:tcPr>
          <w:p w14:paraId="166A0B07" w14:textId="77777777" w:rsidR="00C26135" w:rsidRDefault="00C26135" w:rsidP="00291D2F">
            <w:r>
              <w:t>Textbox</w:t>
            </w:r>
          </w:p>
        </w:tc>
        <w:tc>
          <w:tcPr>
            <w:tcW w:w="757" w:type="dxa"/>
          </w:tcPr>
          <w:p w14:paraId="7D35CA8E" w14:textId="77777777" w:rsidR="00C26135" w:rsidRDefault="00C26135" w:rsidP="00291D2F">
            <w:r>
              <w:t>Kiểu chữ</w:t>
            </w:r>
          </w:p>
        </w:tc>
        <w:tc>
          <w:tcPr>
            <w:tcW w:w="771" w:type="dxa"/>
          </w:tcPr>
          <w:p w14:paraId="13A8A093" w14:textId="77777777" w:rsidR="00C26135" w:rsidRDefault="00C26135" w:rsidP="00291D2F">
            <w:r>
              <w:t>200</w:t>
            </w:r>
          </w:p>
        </w:tc>
        <w:tc>
          <w:tcPr>
            <w:tcW w:w="979" w:type="dxa"/>
          </w:tcPr>
          <w:p w14:paraId="4724EBF6" w14:textId="77777777" w:rsidR="00C26135" w:rsidRDefault="00C26135" w:rsidP="00291D2F">
            <w:r>
              <w:t>Bắt buộc</w:t>
            </w:r>
          </w:p>
        </w:tc>
        <w:tc>
          <w:tcPr>
            <w:tcW w:w="762" w:type="dxa"/>
          </w:tcPr>
          <w:p w14:paraId="6E7D1DEC" w14:textId="77777777" w:rsidR="00C26135" w:rsidRPr="005A0169" w:rsidRDefault="00C26135" w:rsidP="00291D2F">
            <w:r>
              <w:rPr>
                <w:sz w:val="22"/>
                <w:szCs w:val="22"/>
              </w:rPr>
              <w:t xml:space="preserve">Không </w:t>
            </w:r>
            <w:r w:rsidRPr="005A0169">
              <w:rPr>
                <w:sz w:val="22"/>
                <w:szCs w:val="22"/>
              </w:rPr>
              <w:t>Cho phép thay đổi</w:t>
            </w:r>
          </w:p>
        </w:tc>
        <w:tc>
          <w:tcPr>
            <w:tcW w:w="878" w:type="dxa"/>
          </w:tcPr>
          <w:p w14:paraId="50F1D39B" w14:textId="77777777" w:rsidR="00C26135" w:rsidRDefault="00C26135" w:rsidP="00291D2F"/>
        </w:tc>
        <w:tc>
          <w:tcPr>
            <w:tcW w:w="713" w:type="dxa"/>
          </w:tcPr>
          <w:p w14:paraId="684FB84C" w14:textId="77777777" w:rsidR="00C26135" w:rsidRDefault="00C26135" w:rsidP="00291D2F"/>
        </w:tc>
        <w:tc>
          <w:tcPr>
            <w:tcW w:w="1065" w:type="dxa"/>
          </w:tcPr>
          <w:p w14:paraId="555E3764" w14:textId="77777777" w:rsidR="00C26135" w:rsidRDefault="00C26135" w:rsidP="00291D2F"/>
        </w:tc>
        <w:tc>
          <w:tcPr>
            <w:tcW w:w="976" w:type="dxa"/>
          </w:tcPr>
          <w:p w14:paraId="1A7FD3DE" w14:textId="77777777" w:rsidR="00C26135" w:rsidRDefault="00C26135" w:rsidP="00291D2F"/>
        </w:tc>
      </w:tr>
    </w:tbl>
    <w:p w14:paraId="69986AB2" w14:textId="77777777" w:rsidR="002C17F6" w:rsidRDefault="002C17F6" w:rsidP="002C17F6">
      <w:pPr>
        <w:rPr>
          <w:b/>
        </w:rPr>
      </w:pPr>
    </w:p>
    <w:p w14:paraId="174230BE" w14:textId="77777777" w:rsidR="0006383A" w:rsidRPr="00852D0B" w:rsidRDefault="0006383A" w:rsidP="002C17F6">
      <w:pPr>
        <w:rPr>
          <w:b/>
        </w:rPr>
      </w:pPr>
    </w:p>
    <w:p w14:paraId="6154A916" w14:textId="77777777" w:rsidR="00F32884" w:rsidRPr="0032111B" w:rsidRDefault="00F32884" w:rsidP="00F32884">
      <w:pPr>
        <w:pStyle w:val="Heading2"/>
        <w:rPr>
          <w:color w:val="auto"/>
        </w:rPr>
      </w:pPr>
      <w:bookmarkStart w:id="80" w:name="_Toc117684862"/>
      <w:r w:rsidRPr="0032111B">
        <w:rPr>
          <w:color w:val="auto"/>
        </w:rPr>
        <w:lastRenderedPageBreak/>
        <w:t>Xây dựng chức năng quản lý Jobcode và Role của Ứng dụng</w:t>
      </w:r>
      <w:r w:rsidR="003E50AE">
        <w:rPr>
          <w:color w:val="auto"/>
        </w:rPr>
        <w:t xml:space="preserve"> (</w:t>
      </w:r>
      <w:r w:rsidR="003D600C">
        <w:rPr>
          <w:color w:val="auto"/>
        </w:rPr>
        <w:t>Phương pháp nhập từng bản ghi</w:t>
      </w:r>
      <w:r w:rsidR="003E50AE">
        <w:rPr>
          <w:color w:val="auto"/>
        </w:rPr>
        <w:t>)</w:t>
      </w:r>
      <w:bookmarkEnd w:id="80"/>
    </w:p>
    <w:p w14:paraId="07E79673" w14:textId="77777777" w:rsidR="00F32884" w:rsidRPr="0032111B" w:rsidRDefault="00F32884" w:rsidP="00F32884">
      <w:pPr>
        <w:rPr>
          <w:b/>
        </w:rPr>
      </w:pPr>
      <w:r w:rsidRPr="0032111B">
        <w:rPr>
          <w:b/>
        </w:rPr>
        <w:t>3.</w:t>
      </w:r>
      <w:r>
        <w:rPr>
          <w:b/>
        </w:rPr>
        <w:t>5</w:t>
      </w:r>
      <w:r w:rsidRPr="0032111B">
        <w:rPr>
          <w:b/>
        </w:rPr>
        <w:t>.1. Mô tả mục đích</w:t>
      </w:r>
    </w:p>
    <w:p w14:paraId="5A836B01" w14:textId="77777777" w:rsidR="00F32884" w:rsidRPr="0032111B" w:rsidRDefault="00F32884" w:rsidP="00F32884">
      <w:pPr>
        <w:ind w:firstLine="709"/>
      </w:pPr>
      <w:r w:rsidRPr="0032111B">
        <w:t>Giúp cho bộ phận HTVH quản lý Role và jobcode _role của từng ứng dụng trên hệ thống LIM</w:t>
      </w:r>
    </w:p>
    <w:p w14:paraId="7EACEC29" w14:textId="77777777" w:rsidR="00F32884" w:rsidRDefault="006B6BD9" w:rsidP="00F32884">
      <w:pPr>
        <w:rPr>
          <w:b/>
        </w:rPr>
      </w:pPr>
      <w:r>
        <w:rPr>
          <w:b/>
        </w:rPr>
        <w:t>3.5</w:t>
      </w:r>
      <w:r w:rsidR="00F32884" w:rsidRPr="00852D0B">
        <w:rPr>
          <w:b/>
        </w:rPr>
        <w:t>.2. Luồng nghiệp vụ</w:t>
      </w:r>
    </w:p>
    <w:p w14:paraId="4AECE930" w14:textId="77777777" w:rsidR="00F32884" w:rsidRDefault="00F32884" w:rsidP="00F32884">
      <w:pPr>
        <w:rPr>
          <w:b/>
        </w:rPr>
      </w:pPr>
      <w:r>
        <w:rPr>
          <w:b/>
        </w:rPr>
        <w:t xml:space="preserve">- Luồng nghiệp vụ </w:t>
      </w:r>
      <w:r w:rsidR="006B6BD9">
        <w:rPr>
          <w:b/>
        </w:rPr>
        <w:t xml:space="preserve">thêm </w:t>
      </w:r>
      <w:r>
        <w:rPr>
          <w:b/>
        </w:rPr>
        <w:t>role của từng ứng dụng</w:t>
      </w:r>
    </w:p>
    <w:p w14:paraId="7DBABFDC" w14:textId="77777777" w:rsidR="00F32884" w:rsidRDefault="008726CC" w:rsidP="00F32884">
      <w:pPr>
        <w:jc w:val="center"/>
        <w:rPr>
          <w:b/>
        </w:rPr>
      </w:pPr>
      <w:r>
        <w:rPr>
          <w:b/>
          <w:noProof/>
        </w:rPr>
        <w:drawing>
          <wp:inline distT="0" distB="0" distL="0" distR="0" wp14:anchorId="3215CD4A" wp14:editId="097155DF">
            <wp:extent cx="5353050" cy="478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le_app_menal.png"/>
                    <pic:cNvPicPr/>
                  </pic:nvPicPr>
                  <pic:blipFill>
                    <a:blip r:embed="rId21">
                      <a:extLst>
                        <a:ext uri="{28A0092B-C50C-407E-A947-70E740481C1C}">
                          <a14:useLocalDpi xmlns:a14="http://schemas.microsoft.com/office/drawing/2010/main" val="0"/>
                        </a:ext>
                      </a:extLst>
                    </a:blip>
                    <a:stretch>
                      <a:fillRect/>
                    </a:stretch>
                  </pic:blipFill>
                  <pic:spPr>
                    <a:xfrm>
                      <a:off x="0" y="0"/>
                      <a:ext cx="5353050" cy="4781550"/>
                    </a:xfrm>
                    <a:prstGeom prst="rect">
                      <a:avLst/>
                    </a:prstGeom>
                  </pic:spPr>
                </pic:pic>
              </a:graphicData>
            </a:graphic>
          </wp:inline>
        </w:drawing>
      </w:r>
    </w:p>
    <w:p w14:paraId="005F4A92" w14:textId="77777777" w:rsidR="00F32884" w:rsidRDefault="00F32884" w:rsidP="00F32884">
      <w:pPr>
        <w:rPr>
          <w:b/>
        </w:rPr>
      </w:pPr>
      <w:r>
        <w:rPr>
          <w:b/>
        </w:rPr>
        <w:t>- Luồng nghiệp vụ import mối quan hệ giữa jobcode và role của từng ứng dụng</w:t>
      </w:r>
    </w:p>
    <w:p w14:paraId="62BC6907" w14:textId="77777777" w:rsidR="00F32884" w:rsidRDefault="00E17B45" w:rsidP="00F32884">
      <w:pPr>
        <w:jc w:val="center"/>
        <w:rPr>
          <w:b/>
        </w:rPr>
      </w:pPr>
      <w:r>
        <w:rPr>
          <w:b/>
          <w:noProof/>
        </w:rPr>
        <w:lastRenderedPageBreak/>
        <w:drawing>
          <wp:inline distT="0" distB="0" distL="0" distR="0" wp14:anchorId="5BF7F226" wp14:editId="5211871A">
            <wp:extent cx="5438775" cy="5438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438775"/>
                    </a:xfrm>
                    <a:prstGeom prst="rect">
                      <a:avLst/>
                    </a:prstGeom>
                  </pic:spPr>
                </pic:pic>
              </a:graphicData>
            </a:graphic>
          </wp:inline>
        </w:drawing>
      </w:r>
    </w:p>
    <w:p w14:paraId="71160EE7" w14:textId="77777777" w:rsidR="00F32884" w:rsidRPr="00852D0B" w:rsidRDefault="00F32884" w:rsidP="00F32884">
      <w:pPr>
        <w:jc w:val="center"/>
        <w:rPr>
          <w:b/>
        </w:rPr>
      </w:pPr>
    </w:p>
    <w:p w14:paraId="7646A894" w14:textId="77777777" w:rsidR="00F32884" w:rsidRDefault="00F32884" w:rsidP="00F32884">
      <w:pPr>
        <w:rPr>
          <w:b/>
        </w:rPr>
      </w:pPr>
      <w:r w:rsidRPr="00852D0B">
        <w:rPr>
          <w:b/>
        </w:rPr>
        <w:t>3.2.3. Mô tả chi tiết các bước</w:t>
      </w:r>
    </w:p>
    <w:p w14:paraId="0FBE2EEE" w14:textId="77777777" w:rsidR="00F32884" w:rsidRDefault="00F32884" w:rsidP="00F32884">
      <w:pPr>
        <w:rPr>
          <w:b/>
        </w:rPr>
      </w:pPr>
      <w:r>
        <w:rPr>
          <w:b/>
        </w:rPr>
        <w:t>- Luồng nghiệp vụ import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32884" w:rsidRPr="00932A8E" w14:paraId="765F4152" w14:textId="77777777" w:rsidTr="00D30D63">
        <w:trPr>
          <w:trHeight w:val="749"/>
          <w:tblHeader/>
        </w:trPr>
        <w:tc>
          <w:tcPr>
            <w:tcW w:w="562" w:type="dxa"/>
            <w:shd w:val="pct5" w:color="auto" w:fill="auto"/>
          </w:tcPr>
          <w:p w14:paraId="0E1B0900" w14:textId="77777777" w:rsidR="00F32884" w:rsidRPr="00932A8E" w:rsidRDefault="00F32884" w:rsidP="00D30D63">
            <w:pPr>
              <w:rPr>
                <w:b/>
                <w:sz w:val="22"/>
                <w:szCs w:val="22"/>
              </w:rPr>
            </w:pPr>
            <w:r w:rsidRPr="00932A8E">
              <w:rPr>
                <w:b/>
                <w:sz w:val="22"/>
                <w:szCs w:val="22"/>
              </w:rPr>
              <w:t>Bước</w:t>
            </w:r>
          </w:p>
        </w:tc>
        <w:tc>
          <w:tcPr>
            <w:tcW w:w="1418" w:type="dxa"/>
            <w:shd w:val="pct5" w:color="auto" w:fill="auto"/>
          </w:tcPr>
          <w:p w14:paraId="3E3502BE" w14:textId="77777777" w:rsidR="00F32884" w:rsidRPr="00932A8E" w:rsidRDefault="00F32884" w:rsidP="00D30D63">
            <w:pPr>
              <w:rPr>
                <w:b/>
                <w:sz w:val="22"/>
                <w:szCs w:val="22"/>
              </w:rPr>
            </w:pPr>
            <w:r>
              <w:rPr>
                <w:b/>
                <w:sz w:val="22"/>
                <w:szCs w:val="22"/>
              </w:rPr>
              <w:t>Tác nhân</w:t>
            </w:r>
          </w:p>
        </w:tc>
        <w:tc>
          <w:tcPr>
            <w:tcW w:w="1417" w:type="dxa"/>
            <w:shd w:val="pct5" w:color="auto" w:fill="auto"/>
          </w:tcPr>
          <w:p w14:paraId="12B70047" w14:textId="77777777" w:rsidR="00F32884" w:rsidRPr="00932A8E" w:rsidRDefault="00F32884" w:rsidP="00D30D63">
            <w:pPr>
              <w:rPr>
                <w:b/>
                <w:sz w:val="22"/>
                <w:szCs w:val="22"/>
              </w:rPr>
            </w:pPr>
            <w:r w:rsidRPr="00932A8E">
              <w:rPr>
                <w:b/>
                <w:sz w:val="22"/>
                <w:szCs w:val="22"/>
              </w:rPr>
              <w:t>Thao tác thực hiện</w:t>
            </w:r>
          </w:p>
        </w:tc>
        <w:tc>
          <w:tcPr>
            <w:tcW w:w="709" w:type="dxa"/>
            <w:shd w:val="pct5" w:color="auto" w:fill="auto"/>
          </w:tcPr>
          <w:p w14:paraId="119261B0" w14:textId="77777777" w:rsidR="00F32884" w:rsidRPr="00932A8E" w:rsidRDefault="00F32884" w:rsidP="00D30D63">
            <w:pPr>
              <w:rPr>
                <w:b/>
                <w:sz w:val="22"/>
                <w:szCs w:val="22"/>
              </w:rPr>
            </w:pPr>
            <w:r>
              <w:rPr>
                <w:b/>
                <w:sz w:val="22"/>
                <w:szCs w:val="22"/>
              </w:rPr>
              <w:t>Màn hình</w:t>
            </w:r>
          </w:p>
        </w:tc>
        <w:tc>
          <w:tcPr>
            <w:tcW w:w="3827" w:type="dxa"/>
            <w:shd w:val="pct5" w:color="auto" w:fill="auto"/>
          </w:tcPr>
          <w:p w14:paraId="37BA51C3" w14:textId="77777777" w:rsidR="00F32884" w:rsidRPr="00932A8E" w:rsidRDefault="00F32884" w:rsidP="00D30D63">
            <w:pPr>
              <w:rPr>
                <w:b/>
                <w:sz w:val="22"/>
                <w:szCs w:val="22"/>
              </w:rPr>
            </w:pPr>
            <w:r w:rsidRPr="00932A8E">
              <w:rPr>
                <w:b/>
                <w:sz w:val="22"/>
                <w:szCs w:val="22"/>
              </w:rPr>
              <w:t>Hệ thống xử lý</w:t>
            </w:r>
          </w:p>
        </w:tc>
        <w:tc>
          <w:tcPr>
            <w:tcW w:w="1112" w:type="dxa"/>
            <w:shd w:val="pct5" w:color="auto" w:fill="auto"/>
          </w:tcPr>
          <w:p w14:paraId="01DF81DB" w14:textId="77777777" w:rsidR="00F32884" w:rsidRPr="00932A8E" w:rsidRDefault="00F32884" w:rsidP="00D30D63">
            <w:pPr>
              <w:rPr>
                <w:b/>
                <w:sz w:val="22"/>
                <w:szCs w:val="22"/>
              </w:rPr>
            </w:pPr>
            <w:r w:rsidRPr="00932A8E">
              <w:rPr>
                <w:b/>
                <w:sz w:val="22"/>
                <w:szCs w:val="22"/>
              </w:rPr>
              <w:t>Bước tiếp theo</w:t>
            </w:r>
          </w:p>
        </w:tc>
        <w:tc>
          <w:tcPr>
            <w:tcW w:w="899" w:type="dxa"/>
            <w:shd w:val="pct5" w:color="auto" w:fill="auto"/>
          </w:tcPr>
          <w:p w14:paraId="76856421" w14:textId="77777777" w:rsidR="00F32884" w:rsidRPr="00932A8E" w:rsidRDefault="00F32884" w:rsidP="00D30D63">
            <w:pPr>
              <w:rPr>
                <w:b/>
                <w:sz w:val="22"/>
                <w:szCs w:val="22"/>
              </w:rPr>
            </w:pPr>
            <w:r w:rsidRPr="00932A8E">
              <w:rPr>
                <w:b/>
                <w:sz w:val="22"/>
                <w:szCs w:val="22"/>
              </w:rPr>
              <w:t>Ghi chú</w:t>
            </w:r>
          </w:p>
        </w:tc>
      </w:tr>
      <w:tr w:rsidR="00F32884" w14:paraId="3392B4DA" w14:textId="77777777" w:rsidTr="00D30D63">
        <w:trPr>
          <w:trHeight w:val="1108"/>
        </w:trPr>
        <w:tc>
          <w:tcPr>
            <w:tcW w:w="562" w:type="dxa"/>
          </w:tcPr>
          <w:p w14:paraId="3F59D6F5" w14:textId="77777777" w:rsidR="00F32884" w:rsidRDefault="00F32884" w:rsidP="00D30D63">
            <w:r>
              <w:t>1</w:t>
            </w:r>
          </w:p>
        </w:tc>
        <w:tc>
          <w:tcPr>
            <w:tcW w:w="1418" w:type="dxa"/>
          </w:tcPr>
          <w:p w14:paraId="74984BB1" w14:textId="77777777" w:rsidR="00F32884" w:rsidRDefault="00F32884" w:rsidP="00D30D63">
            <w:r>
              <w:t>User HTVH</w:t>
            </w:r>
          </w:p>
        </w:tc>
        <w:tc>
          <w:tcPr>
            <w:tcW w:w="1417" w:type="dxa"/>
          </w:tcPr>
          <w:p w14:paraId="119CCB93" w14:textId="77777777" w:rsidR="00F32884" w:rsidRPr="00870CE0" w:rsidRDefault="00E17B45" w:rsidP="00D30D63">
            <w:pPr>
              <w:rPr>
                <w:sz w:val="22"/>
                <w:szCs w:val="22"/>
              </w:rPr>
            </w:pPr>
            <w:r w:rsidRPr="00870CE0">
              <w:rPr>
                <w:color w:val="000000"/>
                <w:sz w:val="22"/>
                <w:szCs w:val="22"/>
                <w:shd w:val="clear" w:color="auto" w:fill="F8F9FA"/>
              </w:rPr>
              <w:t>Chọn ứng dụng cần cập nhật dữ liệu role</w:t>
            </w:r>
          </w:p>
        </w:tc>
        <w:tc>
          <w:tcPr>
            <w:tcW w:w="709" w:type="dxa"/>
          </w:tcPr>
          <w:p w14:paraId="473A8D0F" w14:textId="77777777" w:rsidR="00F32884" w:rsidRDefault="00B1416E" w:rsidP="00D30D63">
            <w:r>
              <w:t>Màn hình 1,2</w:t>
            </w:r>
          </w:p>
        </w:tc>
        <w:tc>
          <w:tcPr>
            <w:tcW w:w="3827" w:type="dxa"/>
          </w:tcPr>
          <w:p w14:paraId="2C425D4E" w14:textId="77777777" w:rsidR="00F32884" w:rsidRDefault="00F32884" w:rsidP="00E17B45">
            <w:r>
              <w:t xml:space="preserve">Màn hình </w:t>
            </w:r>
            <w:r w:rsidR="00E17B45">
              <w:t>nhập</w:t>
            </w:r>
            <w:r>
              <w:t xml:space="preserve"> dữ liệu Role theo ứng dụng</w:t>
            </w:r>
          </w:p>
        </w:tc>
        <w:tc>
          <w:tcPr>
            <w:tcW w:w="1112" w:type="dxa"/>
          </w:tcPr>
          <w:p w14:paraId="09023F8C" w14:textId="77777777" w:rsidR="00F32884" w:rsidRDefault="00F32884" w:rsidP="00D30D63">
            <w:r>
              <w:t>Bước 2</w:t>
            </w:r>
          </w:p>
        </w:tc>
        <w:tc>
          <w:tcPr>
            <w:tcW w:w="899" w:type="dxa"/>
          </w:tcPr>
          <w:p w14:paraId="364C98E7" w14:textId="77777777" w:rsidR="00F32884" w:rsidRDefault="00F32884" w:rsidP="00D30D63"/>
        </w:tc>
      </w:tr>
      <w:tr w:rsidR="00F32884" w14:paraId="32B607B0" w14:textId="77777777" w:rsidTr="00D30D63">
        <w:trPr>
          <w:trHeight w:val="809"/>
        </w:trPr>
        <w:tc>
          <w:tcPr>
            <w:tcW w:w="562" w:type="dxa"/>
          </w:tcPr>
          <w:p w14:paraId="1E30EE5B" w14:textId="77777777" w:rsidR="00F32884" w:rsidRDefault="00F32884" w:rsidP="00D30D63">
            <w:r>
              <w:t>2</w:t>
            </w:r>
          </w:p>
        </w:tc>
        <w:tc>
          <w:tcPr>
            <w:tcW w:w="1418" w:type="dxa"/>
          </w:tcPr>
          <w:p w14:paraId="5634E6C2" w14:textId="77777777" w:rsidR="00F32884" w:rsidRDefault="00F32884" w:rsidP="00D30D63">
            <w:r>
              <w:t>User HTVH</w:t>
            </w:r>
          </w:p>
        </w:tc>
        <w:tc>
          <w:tcPr>
            <w:tcW w:w="1417" w:type="dxa"/>
          </w:tcPr>
          <w:p w14:paraId="4685882D" w14:textId="77777777" w:rsidR="00F32884" w:rsidRPr="00870CE0" w:rsidRDefault="00870CE0" w:rsidP="00D30D63">
            <w:pPr>
              <w:rPr>
                <w:sz w:val="22"/>
                <w:szCs w:val="22"/>
              </w:rPr>
            </w:pPr>
            <w:r w:rsidRPr="00870CE0">
              <w:rPr>
                <w:color w:val="000000"/>
                <w:sz w:val="22"/>
                <w:szCs w:val="22"/>
                <w:shd w:val="clear" w:color="auto" w:fill="F8F9FA"/>
              </w:rPr>
              <w:t xml:space="preserve">Nhập Thêm/sửa/ xóa dữ liệu </w:t>
            </w:r>
            <w:r w:rsidRPr="00870CE0">
              <w:rPr>
                <w:color w:val="000000"/>
                <w:sz w:val="22"/>
                <w:szCs w:val="22"/>
                <w:shd w:val="clear" w:color="auto" w:fill="F8F9FA"/>
              </w:rPr>
              <w:lastRenderedPageBreak/>
              <w:t>role và chọn lưu lại</w:t>
            </w:r>
          </w:p>
        </w:tc>
        <w:tc>
          <w:tcPr>
            <w:tcW w:w="709" w:type="dxa"/>
          </w:tcPr>
          <w:p w14:paraId="0BC60F2D" w14:textId="77777777" w:rsidR="00F32884" w:rsidRDefault="00B1416E" w:rsidP="00D30D63">
            <w:r>
              <w:lastRenderedPageBreak/>
              <w:t>Màn hình 1,2</w:t>
            </w:r>
          </w:p>
        </w:tc>
        <w:tc>
          <w:tcPr>
            <w:tcW w:w="3827" w:type="dxa"/>
          </w:tcPr>
          <w:p w14:paraId="4840E93E" w14:textId="77777777" w:rsidR="00F32884" w:rsidRDefault="001149CC" w:rsidP="001149CC">
            <w:r>
              <w:t>Gửi yêu cầu cập nhật dữ liệu Role của ứng dụng về trạng chờ phê duyệt tới backend LIM</w:t>
            </w:r>
          </w:p>
        </w:tc>
        <w:tc>
          <w:tcPr>
            <w:tcW w:w="1112" w:type="dxa"/>
          </w:tcPr>
          <w:p w14:paraId="7D40DCB1" w14:textId="77777777" w:rsidR="00F32884" w:rsidRDefault="00F32884" w:rsidP="00D30D63">
            <w:r>
              <w:t>Bước 3</w:t>
            </w:r>
          </w:p>
        </w:tc>
        <w:tc>
          <w:tcPr>
            <w:tcW w:w="899" w:type="dxa"/>
          </w:tcPr>
          <w:p w14:paraId="3C5F6517" w14:textId="77777777" w:rsidR="00F32884" w:rsidRDefault="00F32884" w:rsidP="00D30D63"/>
        </w:tc>
      </w:tr>
      <w:tr w:rsidR="00F32884" w14:paraId="4750DC91" w14:textId="77777777" w:rsidTr="00D30D63">
        <w:trPr>
          <w:trHeight w:val="809"/>
        </w:trPr>
        <w:tc>
          <w:tcPr>
            <w:tcW w:w="562" w:type="dxa"/>
          </w:tcPr>
          <w:p w14:paraId="0C51A6BC" w14:textId="77777777" w:rsidR="00F32884" w:rsidRDefault="00F32884" w:rsidP="00D30D63">
            <w:r>
              <w:lastRenderedPageBreak/>
              <w:t>3</w:t>
            </w:r>
          </w:p>
        </w:tc>
        <w:tc>
          <w:tcPr>
            <w:tcW w:w="1418" w:type="dxa"/>
          </w:tcPr>
          <w:p w14:paraId="33762BD3" w14:textId="77777777" w:rsidR="00F32884" w:rsidRDefault="00F32884" w:rsidP="00D30D63">
            <w:r>
              <w:t>LIM</w:t>
            </w:r>
          </w:p>
        </w:tc>
        <w:tc>
          <w:tcPr>
            <w:tcW w:w="1417" w:type="dxa"/>
          </w:tcPr>
          <w:p w14:paraId="577C19F7" w14:textId="77777777" w:rsidR="00F32884" w:rsidRPr="00870CE0" w:rsidRDefault="00E17B45" w:rsidP="00D30D63">
            <w:pPr>
              <w:rPr>
                <w:color w:val="000000"/>
                <w:sz w:val="22"/>
                <w:szCs w:val="22"/>
                <w:shd w:val="clear" w:color="auto" w:fill="F8F9FA"/>
              </w:rPr>
            </w:pPr>
            <w:r w:rsidRPr="00870CE0">
              <w:rPr>
                <w:color w:val="000000"/>
                <w:sz w:val="22"/>
                <w:szCs w:val="22"/>
                <w:shd w:val="clear" w:color="auto" w:fill="F8F9FA"/>
              </w:rPr>
              <w:t>Lưu dữ liệu Role vào Databse trạng thái chờ duyệt</w:t>
            </w:r>
          </w:p>
        </w:tc>
        <w:tc>
          <w:tcPr>
            <w:tcW w:w="709" w:type="dxa"/>
          </w:tcPr>
          <w:p w14:paraId="4EFCEA2D" w14:textId="77777777" w:rsidR="00F32884" w:rsidRDefault="00F32884" w:rsidP="00D30D63"/>
        </w:tc>
        <w:tc>
          <w:tcPr>
            <w:tcW w:w="3827" w:type="dxa"/>
          </w:tcPr>
          <w:p w14:paraId="57B0AB32" w14:textId="77777777" w:rsidR="00F32884" w:rsidRDefault="00F32884" w:rsidP="008900B7">
            <w:r>
              <w:t xml:space="preserve">Hệ thống Lim kiểm tra dữ liệu </w:t>
            </w:r>
            <w:r w:rsidR="008900B7">
              <w:t xml:space="preserve">cập nhật </w:t>
            </w:r>
            <w:r>
              <w:t xml:space="preserve">role </w:t>
            </w:r>
            <w:r w:rsidR="008900B7">
              <w:t>và lưu vào Database của Lim ở trạng thái chờ phê duyệt</w:t>
            </w:r>
            <w:r>
              <w:t xml:space="preserve"> </w:t>
            </w:r>
          </w:p>
        </w:tc>
        <w:tc>
          <w:tcPr>
            <w:tcW w:w="1112" w:type="dxa"/>
          </w:tcPr>
          <w:p w14:paraId="2FA477C1" w14:textId="77777777" w:rsidR="00F32884" w:rsidRDefault="00F32884" w:rsidP="00D30D63">
            <w:r>
              <w:t>Bước 4</w:t>
            </w:r>
          </w:p>
        </w:tc>
        <w:tc>
          <w:tcPr>
            <w:tcW w:w="899" w:type="dxa"/>
          </w:tcPr>
          <w:p w14:paraId="5392F1BE" w14:textId="77777777" w:rsidR="00F32884" w:rsidRDefault="00F32884" w:rsidP="00D30D63"/>
        </w:tc>
      </w:tr>
      <w:tr w:rsidR="00F32884" w14:paraId="6BA7874E" w14:textId="77777777" w:rsidTr="00D30D63">
        <w:trPr>
          <w:trHeight w:val="809"/>
        </w:trPr>
        <w:tc>
          <w:tcPr>
            <w:tcW w:w="562" w:type="dxa"/>
          </w:tcPr>
          <w:p w14:paraId="042A78A7" w14:textId="77777777" w:rsidR="00F32884" w:rsidRDefault="00F32884" w:rsidP="00D30D63">
            <w:r>
              <w:t>4</w:t>
            </w:r>
          </w:p>
        </w:tc>
        <w:tc>
          <w:tcPr>
            <w:tcW w:w="1418" w:type="dxa"/>
          </w:tcPr>
          <w:p w14:paraId="6C634734" w14:textId="77777777" w:rsidR="00F32884" w:rsidRDefault="00E17B45" w:rsidP="00D30D63">
            <w:r>
              <w:t>User Phê duyệt HTVH</w:t>
            </w:r>
          </w:p>
        </w:tc>
        <w:tc>
          <w:tcPr>
            <w:tcW w:w="1417" w:type="dxa"/>
          </w:tcPr>
          <w:p w14:paraId="37AF79FF" w14:textId="77777777" w:rsidR="00F32884" w:rsidRPr="00870CE0" w:rsidRDefault="00E17B45" w:rsidP="00D30D63">
            <w:pPr>
              <w:rPr>
                <w:color w:val="000000"/>
                <w:sz w:val="22"/>
                <w:szCs w:val="22"/>
                <w:shd w:val="clear" w:color="auto" w:fill="F8F9FA"/>
              </w:rPr>
            </w:pPr>
            <w:r w:rsidRPr="00870CE0">
              <w:rPr>
                <w:color w:val="000000"/>
                <w:sz w:val="22"/>
                <w:szCs w:val="22"/>
                <w:shd w:val="clear" w:color="auto" w:fill="F8F9FA"/>
              </w:rPr>
              <w:t>Phê duyệt dữ liệu Role  </w:t>
            </w:r>
          </w:p>
        </w:tc>
        <w:tc>
          <w:tcPr>
            <w:tcW w:w="709" w:type="dxa"/>
          </w:tcPr>
          <w:p w14:paraId="61E7F8E3" w14:textId="77777777" w:rsidR="00F32884" w:rsidRDefault="00F32884" w:rsidP="00D30D63"/>
        </w:tc>
        <w:tc>
          <w:tcPr>
            <w:tcW w:w="3827" w:type="dxa"/>
          </w:tcPr>
          <w:p w14:paraId="1B4400B9" w14:textId="77777777" w:rsidR="00F32884" w:rsidRDefault="008900B7" w:rsidP="00D30D63">
            <w:r>
              <w:t>Gửi yêu cầu cập nhật dữ liệu Role của ứng dụng về trạng đã phê duyệt tới backend LIM</w:t>
            </w:r>
          </w:p>
        </w:tc>
        <w:tc>
          <w:tcPr>
            <w:tcW w:w="1112" w:type="dxa"/>
          </w:tcPr>
          <w:p w14:paraId="1ADC6E09" w14:textId="77777777" w:rsidR="00F32884" w:rsidRDefault="00F32884" w:rsidP="00D30D63">
            <w:r>
              <w:t>Bước 4</w:t>
            </w:r>
          </w:p>
        </w:tc>
        <w:tc>
          <w:tcPr>
            <w:tcW w:w="899" w:type="dxa"/>
          </w:tcPr>
          <w:p w14:paraId="157604EC" w14:textId="77777777" w:rsidR="00F32884" w:rsidRDefault="00F32884" w:rsidP="00D30D63"/>
        </w:tc>
      </w:tr>
      <w:tr w:rsidR="00F32884" w14:paraId="29B3290B" w14:textId="77777777" w:rsidTr="00D30D63">
        <w:trPr>
          <w:trHeight w:val="824"/>
        </w:trPr>
        <w:tc>
          <w:tcPr>
            <w:tcW w:w="562" w:type="dxa"/>
          </w:tcPr>
          <w:p w14:paraId="14FEB6AC" w14:textId="77777777" w:rsidR="00F32884" w:rsidRDefault="00F32884" w:rsidP="00D30D63">
            <w:r>
              <w:t>5</w:t>
            </w:r>
          </w:p>
        </w:tc>
        <w:tc>
          <w:tcPr>
            <w:tcW w:w="1418" w:type="dxa"/>
          </w:tcPr>
          <w:p w14:paraId="0AB2975D" w14:textId="77777777" w:rsidR="00F32884" w:rsidRDefault="00E17B45" w:rsidP="00D30D63">
            <w:r>
              <w:t>LIM</w:t>
            </w:r>
          </w:p>
        </w:tc>
        <w:tc>
          <w:tcPr>
            <w:tcW w:w="1417" w:type="dxa"/>
          </w:tcPr>
          <w:p w14:paraId="00658B14" w14:textId="77777777" w:rsidR="00F32884" w:rsidRPr="00870CE0" w:rsidRDefault="00E17B45" w:rsidP="00D30D63">
            <w:pPr>
              <w:rPr>
                <w:sz w:val="22"/>
                <w:szCs w:val="22"/>
              </w:rPr>
            </w:pPr>
            <w:r w:rsidRPr="00870CE0">
              <w:rPr>
                <w:color w:val="000000"/>
                <w:sz w:val="22"/>
                <w:szCs w:val="22"/>
                <w:shd w:val="clear" w:color="auto" w:fill="F8F9FA"/>
              </w:rPr>
              <w:t>6. Lưu dữ liệu Role vào Databse trạng thái đã phê duyệt</w:t>
            </w:r>
          </w:p>
        </w:tc>
        <w:tc>
          <w:tcPr>
            <w:tcW w:w="709" w:type="dxa"/>
          </w:tcPr>
          <w:p w14:paraId="52952BE5" w14:textId="77777777" w:rsidR="00F32884" w:rsidRDefault="00F32884" w:rsidP="00D30D63"/>
        </w:tc>
        <w:tc>
          <w:tcPr>
            <w:tcW w:w="3827" w:type="dxa"/>
          </w:tcPr>
          <w:p w14:paraId="3FC1E1C9" w14:textId="77777777" w:rsidR="00F32884" w:rsidRDefault="008900B7" w:rsidP="008900B7">
            <w:r>
              <w:t>Hệ thống cập nhật role và lưu vào Database của Lim ở trạng thái đã phê duyệt</w:t>
            </w:r>
          </w:p>
        </w:tc>
        <w:tc>
          <w:tcPr>
            <w:tcW w:w="1112" w:type="dxa"/>
          </w:tcPr>
          <w:p w14:paraId="0BFFABF9" w14:textId="77777777" w:rsidR="00F32884" w:rsidRDefault="00D3694A" w:rsidP="00D30D63">
            <w:r>
              <w:t>Kết thúc</w:t>
            </w:r>
          </w:p>
        </w:tc>
        <w:tc>
          <w:tcPr>
            <w:tcW w:w="899" w:type="dxa"/>
          </w:tcPr>
          <w:p w14:paraId="6A751BAA" w14:textId="77777777" w:rsidR="00F32884" w:rsidRDefault="00F32884" w:rsidP="00D30D63"/>
        </w:tc>
      </w:tr>
    </w:tbl>
    <w:p w14:paraId="593A4E21" w14:textId="77777777" w:rsidR="00F32884" w:rsidRDefault="00F32884" w:rsidP="00F32884">
      <w:pPr>
        <w:rPr>
          <w:b/>
        </w:rPr>
      </w:pPr>
    </w:p>
    <w:p w14:paraId="2CD43E9A" w14:textId="77777777" w:rsidR="00F32884" w:rsidRDefault="00F32884" w:rsidP="00F32884">
      <w:pPr>
        <w:rPr>
          <w:b/>
        </w:rPr>
      </w:pPr>
      <w:r>
        <w:rPr>
          <w:b/>
        </w:rPr>
        <w:t>- Luồng nghiệp vụ import mối quan hệ giữa jobcode và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32884" w:rsidRPr="00932A8E" w14:paraId="160B9D1F" w14:textId="77777777" w:rsidTr="00D30D63">
        <w:trPr>
          <w:trHeight w:val="749"/>
          <w:tblHeader/>
        </w:trPr>
        <w:tc>
          <w:tcPr>
            <w:tcW w:w="562" w:type="dxa"/>
            <w:shd w:val="pct5" w:color="auto" w:fill="auto"/>
          </w:tcPr>
          <w:p w14:paraId="65726206" w14:textId="77777777" w:rsidR="00F32884" w:rsidRPr="00932A8E" w:rsidRDefault="00F32884" w:rsidP="00D30D63">
            <w:pPr>
              <w:rPr>
                <w:b/>
                <w:sz w:val="22"/>
                <w:szCs w:val="22"/>
              </w:rPr>
            </w:pPr>
            <w:r w:rsidRPr="00932A8E">
              <w:rPr>
                <w:b/>
                <w:sz w:val="22"/>
                <w:szCs w:val="22"/>
              </w:rPr>
              <w:t>Bước</w:t>
            </w:r>
          </w:p>
        </w:tc>
        <w:tc>
          <w:tcPr>
            <w:tcW w:w="1418" w:type="dxa"/>
            <w:shd w:val="pct5" w:color="auto" w:fill="auto"/>
          </w:tcPr>
          <w:p w14:paraId="70277657" w14:textId="77777777" w:rsidR="00F32884" w:rsidRPr="00932A8E" w:rsidRDefault="00F32884" w:rsidP="00D30D63">
            <w:pPr>
              <w:rPr>
                <w:b/>
                <w:sz w:val="22"/>
                <w:szCs w:val="22"/>
              </w:rPr>
            </w:pPr>
            <w:r>
              <w:rPr>
                <w:b/>
                <w:sz w:val="22"/>
                <w:szCs w:val="22"/>
              </w:rPr>
              <w:t>Tác nhân</w:t>
            </w:r>
          </w:p>
        </w:tc>
        <w:tc>
          <w:tcPr>
            <w:tcW w:w="1417" w:type="dxa"/>
            <w:shd w:val="pct5" w:color="auto" w:fill="auto"/>
          </w:tcPr>
          <w:p w14:paraId="34F3D29B" w14:textId="77777777" w:rsidR="00F32884" w:rsidRPr="00932A8E" w:rsidRDefault="00F32884" w:rsidP="00D30D63">
            <w:pPr>
              <w:rPr>
                <w:b/>
                <w:sz w:val="22"/>
                <w:szCs w:val="22"/>
              </w:rPr>
            </w:pPr>
            <w:r w:rsidRPr="00932A8E">
              <w:rPr>
                <w:b/>
                <w:sz w:val="22"/>
                <w:szCs w:val="22"/>
              </w:rPr>
              <w:t>Thao tác thực hiện</w:t>
            </w:r>
          </w:p>
        </w:tc>
        <w:tc>
          <w:tcPr>
            <w:tcW w:w="709" w:type="dxa"/>
            <w:shd w:val="pct5" w:color="auto" w:fill="auto"/>
          </w:tcPr>
          <w:p w14:paraId="08E34679" w14:textId="77777777" w:rsidR="00F32884" w:rsidRPr="00932A8E" w:rsidRDefault="00F32884" w:rsidP="00D30D63">
            <w:pPr>
              <w:rPr>
                <w:b/>
                <w:sz w:val="22"/>
                <w:szCs w:val="22"/>
              </w:rPr>
            </w:pPr>
            <w:r>
              <w:rPr>
                <w:b/>
                <w:sz w:val="22"/>
                <w:szCs w:val="22"/>
              </w:rPr>
              <w:t>Màn hình</w:t>
            </w:r>
          </w:p>
        </w:tc>
        <w:tc>
          <w:tcPr>
            <w:tcW w:w="3827" w:type="dxa"/>
            <w:shd w:val="pct5" w:color="auto" w:fill="auto"/>
          </w:tcPr>
          <w:p w14:paraId="12135259" w14:textId="77777777" w:rsidR="00F32884" w:rsidRPr="00932A8E" w:rsidRDefault="00F32884" w:rsidP="00D30D63">
            <w:pPr>
              <w:rPr>
                <w:b/>
                <w:sz w:val="22"/>
                <w:szCs w:val="22"/>
              </w:rPr>
            </w:pPr>
            <w:r w:rsidRPr="00932A8E">
              <w:rPr>
                <w:b/>
                <w:sz w:val="22"/>
                <w:szCs w:val="22"/>
              </w:rPr>
              <w:t>Hệ thống xử lý</w:t>
            </w:r>
          </w:p>
        </w:tc>
        <w:tc>
          <w:tcPr>
            <w:tcW w:w="1112" w:type="dxa"/>
            <w:shd w:val="pct5" w:color="auto" w:fill="auto"/>
          </w:tcPr>
          <w:p w14:paraId="0A4AD144" w14:textId="77777777" w:rsidR="00F32884" w:rsidRPr="00932A8E" w:rsidRDefault="00F32884" w:rsidP="00D30D63">
            <w:pPr>
              <w:rPr>
                <w:b/>
                <w:sz w:val="22"/>
                <w:szCs w:val="22"/>
              </w:rPr>
            </w:pPr>
            <w:r w:rsidRPr="00932A8E">
              <w:rPr>
                <w:b/>
                <w:sz w:val="22"/>
                <w:szCs w:val="22"/>
              </w:rPr>
              <w:t>Bước tiếp theo</w:t>
            </w:r>
          </w:p>
        </w:tc>
        <w:tc>
          <w:tcPr>
            <w:tcW w:w="899" w:type="dxa"/>
            <w:shd w:val="pct5" w:color="auto" w:fill="auto"/>
          </w:tcPr>
          <w:p w14:paraId="734AC244" w14:textId="77777777" w:rsidR="00F32884" w:rsidRPr="00932A8E" w:rsidRDefault="00F32884" w:rsidP="00D30D63">
            <w:pPr>
              <w:rPr>
                <w:b/>
                <w:sz w:val="22"/>
                <w:szCs w:val="22"/>
              </w:rPr>
            </w:pPr>
            <w:r w:rsidRPr="00932A8E">
              <w:rPr>
                <w:b/>
                <w:sz w:val="22"/>
                <w:szCs w:val="22"/>
              </w:rPr>
              <w:t>Ghi chú</w:t>
            </w:r>
          </w:p>
        </w:tc>
      </w:tr>
      <w:tr w:rsidR="00F32884" w14:paraId="6E878273" w14:textId="77777777" w:rsidTr="00D30D63">
        <w:trPr>
          <w:trHeight w:val="1108"/>
        </w:trPr>
        <w:tc>
          <w:tcPr>
            <w:tcW w:w="562" w:type="dxa"/>
          </w:tcPr>
          <w:p w14:paraId="56976FD3" w14:textId="77777777" w:rsidR="00F32884" w:rsidRDefault="00F32884" w:rsidP="00D30D63">
            <w:r>
              <w:t>1</w:t>
            </w:r>
          </w:p>
        </w:tc>
        <w:tc>
          <w:tcPr>
            <w:tcW w:w="1418" w:type="dxa"/>
          </w:tcPr>
          <w:p w14:paraId="0AA9C906" w14:textId="77777777" w:rsidR="00F32884" w:rsidRDefault="00F32884" w:rsidP="00D30D63">
            <w:r>
              <w:t>User HTVH</w:t>
            </w:r>
          </w:p>
        </w:tc>
        <w:tc>
          <w:tcPr>
            <w:tcW w:w="1417" w:type="dxa"/>
          </w:tcPr>
          <w:p w14:paraId="2E9196B7" w14:textId="77777777" w:rsidR="00F32884" w:rsidRPr="002E2E47" w:rsidRDefault="00C322D2" w:rsidP="00D30D63">
            <w:r w:rsidRPr="002E2E47">
              <w:rPr>
                <w:color w:val="000000"/>
                <w:shd w:val="clear" w:color="auto" w:fill="F8F9FA"/>
              </w:rPr>
              <w:t>Chọn ứng dụng cần cập nhật dữ liệu Jobcode_role</w:t>
            </w:r>
          </w:p>
        </w:tc>
        <w:tc>
          <w:tcPr>
            <w:tcW w:w="709" w:type="dxa"/>
          </w:tcPr>
          <w:p w14:paraId="224FB26A" w14:textId="77777777" w:rsidR="00F32884" w:rsidRDefault="00B1416E" w:rsidP="00B1416E">
            <w:r>
              <w:t>Màn hình 3,4</w:t>
            </w:r>
          </w:p>
        </w:tc>
        <w:tc>
          <w:tcPr>
            <w:tcW w:w="3827" w:type="dxa"/>
          </w:tcPr>
          <w:p w14:paraId="667C4E5E" w14:textId="77777777" w:rsidR="00F32884" w:rsidRDefault="00422864" w:rsidP="00D30D63">
            <w:r>
              <w:t xml:space="preserve">Màn hình nhập dữ liệu </w:t>
            </w:r>
            <w:r>
              <w:rPr>
                <w:rFonts w:ascii="Helvetica" w:hAnsi="Helvetica" w:cs="Helvetica"/>
                <w:color w:val="000000"/>
                <w:sz w:val="18"/>
                <w:szCs w:val="18"/>
                <w:shd w:val="clear" w:color="auto" w:fill="F8F9FA"/>
              </w:rPr>
              <w:t>Jobcode_role</w:t>
            </w:r>
            <w:r>
              <w:t xml:space="preserve"> theo ứng dụng</w:t>
            </w:r>
          </w:p>
        </w:tc>
        <w:tc>
          <w:tcPr>
            <w:tcW w:w="1112" w:type="dxa"/>
          </w:tcPr>
          <w:p w14:paraId="49D75F63" w14:textId="77777777" w:rsidR="00F32884" w:rsidRDefault="00F32884" w:rsidP="00D30D63">
            <w:r>
              <w:t>Bước 1</w:t>
            </w:r>
          </w:p>
        </w:tc>
        <w:tc>
          <w:tcPr>
            <w:tcW w:w="899" w:type="dxa"/>
          </w:tcPr>
          <w:p w14:paraId="667340BD" w14:textId="77777777" w:rsidR="00F32884" w:rsidRDefault="00F32884" w:rsidP="00D30D63"/>
        </w:tc>
      </w:tr>
      <w:tr w:rsidR="00F32884" w14:paraId="4DF6140B" w14:textId="77777777" w:rsidTr="00D30D63">
        <w:trPr>
          <w:trHeight w:val="809"/>
        </w:trPr>
        <w:tc>
          <w:tcPr>
            <w:tcW w:w="562" w:type="dxa"/>
          </w:tcPr>
          <w:p w14:paraId="5FA47647" w14:textId="77777777" w:rsidR="00F32884" w:rsidRDefault="00F32884" w:rsidP="00D30D63">
            <w:r>
              <w:t>2</w:t>
            </w:r>
          </w:p>
        </w:tc>
        <w:tc>
          <w:tcPr>
            <w:tcW w:w="1418" w:type="dxa"/>
          </w:tcPr>
          <w:p w14:paraId="435A6F6A" w14:textId="77777777" w:rsidR="00F32884" w:rsidRDefault="00F32884" w:rsidP="00D30D63">
            <w:r>
              <w:t>User HTVH</w:t>
            </w:r>
          </w:p>
        </w:tc>
        <w:tc>
          <w:tcPr>
            <w:tcW w:w="1417" w:type="dxa"/>
          </w:tcPr>
          <w:p w14:paraId="7F710561" w14:textId="77777777" w:rsidR="00F32884" w:rsidRPr="002E2E47" w:rsidRDefault="00C322D2" w:rsidP="00D30D63">
            <w:r w:rsidRPr="002E2E47">
              <w:rPr>
                <w:color w:val="000000"/>
                <w:shd w:val="clear" w:color="auto" w:fill="F8F9FA"/>
              </w:rPr>
              <w:t>Tích chọn mapping giữa jobcode và role </w:t>
            </w:r>
          </w:p>
        </w:tc>
        <w:tc>
          <w:tcPr>
            <w:tcW w:w="709" w:type="dxa"/>
          </w:tcPr>
          <w:p w14:paraId="2DE84C35" w14:textId="77777777" w:rsidR="00F32884" w:rsidRDefault="00310BF7" w:rsidP="00D30D63">
            <w:r>
              <w:t>Màn hình 3,4</w:t>
            </w:r>
          </w:p>
        </w:tc>
        <w:tc>
          <w:tcPr>
            <w:tcW w:w="3827" w:type="dxa"/>
          </w:tcPr>
          <w:p w14:paraId="43C04B5F" w14:textId="77777777" w:rsidR="00F32884" w:rsidRDefault="00422864" w:rsidP="00D30D63">
            <w:r>
              <w:t xml:space="preserve">Màn hình nhập dữ liệu </w:t>
            </w:r>
            <w:r>
              <w:rPr>
                <w:rFonts w:ascii="Helvetica" w:hAnsi="Helvetica" w:cs="Helvetica"/>
                <w:color w:val="000000"/>
                <w:sz w:val="18"/>
                <w:szCs w:val="18"/>
                <w:shd w:val="clear" w:color="auto" w:fill="F8F9FA"/>
              </w:rPr>
              <w:t>Jobcode_role</w:t>
            </w:r>
            <w:r>
              <w:t xml:space="preserve"> theo ứng dụng</w:t>
            </w:r>
          </w:p>
        </w:tc>
        <w:tc>
          <w:tcPr>
            <w:tcW w:w="1112" w:type="dxa"/>
          </w:tcPr>
          <w:p w14:paraId="4318453E" w14:textId="77777777" w:rsidR="00F32884" w:rsidRDefault="00F32884" w:rsidP="00D30D63">
            <w:r>
              <w:t>Bước 2</w:t>
            </w:r>
          </w:p>
        </w:tc>
        <w:tc>
          <w:tcPr>
            <w:tcW w:w="899" w:type="dxa"/>
          </w:tcPr>
          <w:p w14:paraId="15252B2D" w14:textId="77777777" w:rsidR="00F32884" w:rsidRDefault="00F32884" w:rsidP="00D30D63"/>
        </w:tc>
      </w:tr>
      <w:tr w:rsidR="00F32884" w14:paraId="11F2FA6F" w14:textId="77777777" w:rsidTr="00D30D63">
        <w:trPr>
          <w:trHeight w:val="824"/>
        </w:trPr>
        <w:tc>
          <w:tcPr>
            <w:tcW w:w="562" w:type="dxa"/>
          </w:tcPr>
          <w:p w14:paraId="746BDAC3" w14:textId="77777777" w:rsidR="00F32884" w:rsidRDefault="00F32884" w:rsidP="00D30D63">
            <w:r>
              <w:t>3</w:t>
            </w:r>
          </w:p>
        </w:tc>
        <w:tc>
          <w:tcPr>
            <w:tcW w:w="1418" w:type="dxa"/>
          </w:tcPr>
          <w:p w14:paraId="68B452D7" w14:textId="77777777" w:rsidR="00F32884" w:rsidRDefault="00F32884" w:rsidP="00D30D63">
            <w:r>
              <w:t>User HTVH</w:t>
            </w:r>
          </w:p>
        </w:tc>
        <w:tc>
          <w:tcPr>
            <w:tcW w:w="1417" w:type="dxa"/>
          </w:tcPr>
          <w:p w14:paraId="68DAE070" w14:textId="77777777" w:rsidR="00F32884" w:rsidRPr="002E2E47" w:rsidRDefault="00C322D2" w:rsidP="00D30D63">
            <w:r w:rsidRPr="002E2E47">
              <w:rPr>
                <w:color w:val="000000"/>
                <w:shd w:val="clear" w:color="auto" w:fill="F8F9FA"/>
              </w:rPr>
              <w:t>Chọn cập nhật và trình phê duyệt </w:t>
            </w:r>
          </w:p>
        </w:tc>
        <w:tc>
          <w:tcPr>
            <w:tcW w:w="709" w:type="dxa"/>
          </w:tcPr>
          <w:p w14:paraId="2FE11CD4" w14:textId="77777777" w:rsidR="00F32884" w:rsidRDefault="00F32884" w:rsidP="00D30D63"/>
        </w:tc>
        <w:tc>
          <w:tcPr>
            <w:tcW w:w="3827" w:type="dxa"/>
          </w:tcPr>
          <w:p w14:paraId="6A1BB952" w14:textId="77777777" w:rsidR="00F32884" w:rsidRDefault="00422864" w:rsidP="00422864">
            <w:r>
              <w:t>Gửi yêu cầu cập nhật dữ liệu Jobcode_role của ứng dụng ở trạng thái chờ phê duyệt tới backend LIM</w:t>
            </w:r>
          </w:p>
        </w:tc>
        <w:tc>
          <w:tcPr>
            <w:tcW w:w="1112" w:type="dxa"/>
          </w:tcPr>
          <w:p w14:paraId="44A1637E" w14:textId="77777777" w:rsidR="00F32884" w:rsidRDefault="00F32884" w:rsidP="00D30D63">
            <w:r>
              <w:t>Bước 3</w:t>
            </w:r>
          </w:p>
        </w:tc>
        <w:tc>
          <w:tcPr>
            <w:tcW w:w="899" w:type="dxa"/>
          </w:tcPr>
          <w:p w14:paraId="7E72B768" w14:textId="77777777" w:rsidR="00F32884" w:rsidRDefault="00F32884" w:rsidP="00D30D63"/>
        </w:tc>
      </w:tr>
      <w:tr w:rsidR="00F32884" w14:paraId="2AC3FB5A" w14:textId="77777777" w:rsidTr="00D30D63">
        <w:trPr>
          <w:trHeight w:val="824"/>
        </w:trPr>
        <w:tc>
          <w:tcPr>
            <w:tcW w:w="562" w:type="dxa"/>
          </w:tcPr>
          <w:p w14:paraId="317E2C4C" w14:textId="77777777" w:rsidR="00F32884" w:rsidRDefault="00F32884" w:rsidP="00D30D63">
            <w:r>
              <w:t>4</w:t>
            </w:r>
          </w:p>
        </w:tc>
        <w:tc>
          <w:tcPr>
            <w:tcW w:w="1418" w:type="dxa"/>
          </w:tcPr>
          <w:p w14:paraId="50762D62" w14:textId="77777777" w:rsidR="00F32884" w:rsidRDefault="00891AFC" w:rsidP="00D30D63">
            <w:r>
              <w:t>LIM</w:t>
            </w:r>
          </w:p>
        </w:tc>
        <w:tc>
          <w:tcPr>
            <w:tcW w:w="1417" w:type="dxa"/>
          </w:tcPr>
          <w:p w14:paraId="60B7F745" w14:textId="77777777" w:rsidR="00F32884" w:rsidRPr="002E2E47" w:rsidRDefault="00C322D2" w:rsidP="00D30D63">
            <w:pPr>
              <w:rPr>
                <w:color w:val="000000"/>
                <w:shd w:val="clear" w:color="auto" w:fill="F8F9FA"/>
              </w:rPr>
            </w:pPr>
            <w:r w:rsidRPr="002E2E47">
              <w:rPr>
                <w:color w:val="000000"/>
                <w:shd w:val="clear" w:color="auto" w:fill="F8F9FA"/>
              </w:rPr>
              <w:t xml:space="preserve"> Lưu dữ liệu jobcode-role trạng thái chờ duyệt vào Databse </w:t>
            </w:r>
          </w:p>
        </w:tc>
        <w:tc>
          <w:tcPr>
            <w:tcW w:w="709" w:type="dxa"/>
          </w:tcPr>
          <w:p w14:paraId="0C95F6C6" w14:textId="77777777" w:rsidR="00F32884" w:rsidRDefault="00F32884" w:rsidP="00D30D63"/>
        </w:tc>
        <w:tc>
          <w:tcPr>
            <w:tcW w:w="3827" w:type="dxa"/>
          </w:tcPr>
          <w:p w14:paraId="7028C233" w14:textId="77777777" w:rsidR="00F32884" w:rsidRDefault="00F32884" w:rsidP="009A7827">
            <w:r>
              <w:t xml:space="preserve">Hệ thống Lim </w:t>
            </w:r>
            <w:r w:rsidR="009A7827">
              <w:t xml:space="preserve">cập nhật </w:t>
            </w:r>
            <w:r>
              <w:t xml:space="preserve">dữ liệu Jobcode_role </w:t>
            </w:r>
            <w:r w:rsidR="009A7827">
              <w:t>ở trạng thái chờ phê duyệt vào Database</w:t>
            </w:r>
          </w:p>
        </w:tc>
        <w:tc>
          <w:tcPr>
            <w:tcW w:w="1112" w:type="dxa"/>
          </w:tcPr>
          <w:p w14:paraId="66AF082D" w14:textId="77777777" w:rsidR="00F32884" w:rsidRDefault="00F32884" w:rsidP="00D30D63">
            <w:r>
              <w:t>Bước 4</w:t>
            </w:r>
          </w:p>
        </w:tc>
        <w:tc>
          <w:tcPr>
            <w:tcW w:w="899" w:type="dxa"/>
          </w:tcPr>
          <w:p w14:paraId="63D984AE" w14:textId="77777777" w:rsidR="00F32884" w:rsidRDefault="00F32884" w:rsidP="00D30D63"/>
        </w:tc>
      </w:tr>
      <w:tr w:rsidR="00F32884" w14:paraId="510258A3" w14:textId="77777777" w:rsidTr="00D30D63">
        <w:trPr>
          <w:trHeight w:val="824"/>
        </w:trPr>
        <w:tc>
          <w:tcPr>
            <w:tcW w:w="562" w:type="dxa"/>
          </w:tcPr>
          <w:p w14:paraId="3B8E7400" w14:textId="77777777" w:rsidR="00F32884" w:rsidRDefault="00F32884" w:rsidP="00D30D63">
            <w:r>
              <w:lastRenderedPageBreak/>
              <w:t>5</w:t>
            </w:r>
          </w:p>
        </w:tc>
        <w:tc>
          <w:tcPr>
            <w:tcW w:w="1418" w:type="dxa"/>
          </w:tcPr>
          <w:p w14:paraId="630508B4" w14:textId="77777777" w:rsidR="00F32884" w:rsidRDefault="00891AFC" w:rsidP="00D30D63">
            <w:r>
              <w:t>User Phê duyệt HTVH</w:t>
            </w:r>
          </w:p>
        </w:tc>
        <w:tc>
          <w:tcPr>
            <w:tcW w:w="1417" w:type="dxa"/>
          </w:tcPr>
          <w:p w14:paraId="532BC006" w14:textId="77777777" w:rsidR="00F32884" w:rsidRPr="002E2E47" w:rsidRDefault="00C322D2" w:rsidP="00D30D63">
            <w:pPr>
              <w:rPr>
                <w:color w:val="000000"/>
                <w:shd w:val="clear" w:color="auto" w:fill="F8F9FA"/>
              </w:rPr>
            </w:pPr>
            <w:r w:rsidRPr="002E2E47">
              <w:rPr>
                <w:color w:val="000000"/>
                <w:shd w:val="clear" w:color="auto" w:fill="F8F9FA"/>
              </w:rPr>
              <w:t>Phê duyệt dữ liệu mapping giữa jobcode-role  </w:t>
            </w:r>
          </w:p>
        </w:tc>
        <w:tc>
          <w:tcPr>
            <w:tcW w:w="709" w:type="dxa"/>
          </w:tcPr>
          <w:p w14:paraId="50728FD4" w14:textId="77777777" w:rsidR="00F32884" w:rsidRDefault="00F32884" w:rsidP="00D30D63"/>
        </w:tc>
        <w:tc>
          <w:tcPr>
            <w:tcW w:w="3827" w:type="dxa"/>
          </w:tcPr>
          <w:p w14:paraId="56049633" w14:textId="77777777" w:rsidR="00F32884" w:rsidRDefault="009A7827" w:rsidP="009A7827">
            <w:r>
              <w:t>Gửi yêu cầu cập nhật dữ liệu Jobcode_role của ứng dụng ở trạng thái đã phê duyệt tới backend LIM</w:t>
            </w:r>
          </w:p>
        </w:tc>
        <w:tc>
          <w:tcPr>
            <w:tcW w:w="1112" w:type="dxa"/>
          </w:tcPr>
          <w:p w14:paraId="090308BC" w14:textId="77777777" w:rsidR="00F32884" w:rsidRDefault="00F32884" w:rsidP="00D30D63">
            <w:r>
              <w:t>Bước 5</w:t>
            </w:r>
          </w:p>
        </w:tc>
        <w:tc>
          <w:tcPr>
            <w:tcW w:w="899" w:type="dxa"/>
          </w:tcPr>
          <w:p w14:paraId="5472BE7B" w14:textId="77777777" w:rsidR="00F32884" w:rsidRDefault="00F32884" w:rsidP="00D30D63"/>
        </w:tc>
      </w:tr>
      <w:tr w:rsidR="00F32884" w14:paraId="3C3F8CFA" w14:textId="77777777" w:rsidTr="00D30D63">
        <w:trPr>
          <w:trHeight w:val="824"/>
        </w:trPr>
        <w:tc>
          <w:tcPr>
            <w:tcW w:w="562" w:type="dxa"/>
          </w:tcPr>
          <w:p w14:paraId="620F4AE4" w14:textId="77777777" w:rsidR="00F32884" w:rsidRDefault="00F32884" w:rsidP="00D30D63">
            <w:r>
              <w:t>6</w:t>
            </w:r>
          </w:p>
        </w:tc>
        <w:tc>
          <w:tcPr>
            <w:tcW w:w="1418" w:type="dxa"/>
          </w:tcPr>
          <w:p w14:paraId="7FB8F952" w14:textId="77777777" w:rsidR="00F32884" w:rsidRDefault="00891AFC" w:rsidP="00D30D63">
            <w:r>
              <w:t>LIM</w:t>
            </w:r>
          </w:p>
        </w:tc>
        <w:tc>
          <w:tcPr>
            <w:tcW w:w="1417" w:type="dxa"/>
          </w:tcPr>
          <w:p w14:paraId="7641BF96" w14:textId="77777777" w:rsidR="00F32884" w:rsidRPr="002E2E47" w:rsidRDefault="00C322D2" w:rsidP="00D30D63">
            <w:r w:rsidRPr="002E2E47">
              <w:rPr>
                <w:color w:val="000000"/>
                <w:shd w:val="clear" w:color="auto" w:fill="F8F9FA"/>
              </w:rPr>
              <w:t>Lưu dữ liệu jobcode-role trạng thái đã duyệt vào Databse </w:t>
            </w:r>
          </w:p>
        </w:tc>
        <w:tc>
          <w:tcPr>
            <w:tcW w:w="709" w:type="dxa"/>
          </w:tcPr>
          <w:p w14:paraId="535FE6FC" w14:textId="77777777" w:rsidR="00F32884" w:rsidRDefault="00F32884" w:rsidP="00D30D63"/>
        </w:tc>
        <w:tc>
          <w:tcPr>
            <w:tcW w:w="3827" w:type="dxa"/>
          </w:tcPr>
          <w:p w14:paraId="212D3760" w14:textId="77777777" w:rsidR="00F32884" w:rsidRDefault="009A7827" w:rsidP="009A7827">
            <w:r>
              <w:t>Hệ thống Lim cập nhật dữ liệu Jobcode_role ở trạng thái đã phê duyệt vào Database</w:t>
            </w:r>
          </w:p>
        </w:tc>
        <w:tc>
          <w:tcPr>
            <w:tcW w:w="1112" w:type="dxa"/>
          </w:tcPr>
          <w:p w14:paraId="5EB231F1" w14:textId="77777777" w:rsidR="00F32884" w:rsidRDefault="00BF17E4" w:rsidP="00D30D63">
            <w:r>
              <w:t>Kết thúc</w:t>
            </w:r>
          </w:p>
        </w:tc>
        <w:tc>
          <w:tcPr>
            <w:tcW w:w="899" w:type="dxa"/>
          </w:tcPr>
          <w:p w14:paraId="7532E31C" w14:textId="77777777" w:rsidR="00F32884" w:rsidRDefault="00F32884" w:rsidP="00D30D63"/>
        </w:tc>
      </w:tr>
    </w:tbl>
    <w:p w14:paraId="6D102A8F" w14:textId="77777777" w:rsidR="00F32884" w:rsidRPr="00852D0B" w:rsidRDefault="00F32884" w:rsidP="00F32884">
      <w:pPr>
        <w:rPr>
          <w:b/>
        </w:rPr>
      </w:pPr>
    </w:p>
    <w:p w14:paraId="203DA4B1" w14:textId="77777777" w:rsidR="00F32884" w:rsidRDefault="00F32884" w:rsidP="00F32884">
      <w:pPr>
        <w:rPr>
          <w:b/>
        </w:rPr>
      </w:pPr>
      <w:r w:rsidRPr="00852D0B">
        <w:rPr>
          <w:b/>
        </w:rPr>
        <w:t>3.2.3. Giao diện</w:t>
      </w:r>
    </w:p>
    <w:p w14:paraId="77E3CDC6" w14:textId="77777777" w:rsidR="00F32884" w:rsidRDefault="00B32F16" w:rsidP="00F32884">
      <w:pPr>
        <w:rPr>
          <w:b/>
        </w:rPr>
      </w:pPr>
      <w:commentRangeStart w:id="81"/>
      <w:r>
        <w:rPr>
          <w:b/>
        </w:rPr>
        <w:t xml:space="preserve">3.2.3.1. Màn hình 1: </w:t>
      </w:r>
      <w:r>
        <w:t>M</w:t>
      </w:r>
      <w:r w:rsidRPr="00E31F46">
        <w:t xml:space="preserve">àn hình </w:t>
      </w:r>
      <w:r>
        <w:t>thêm</w:t>
      </w:r>
      <w:r w:rsidRPr="00E31F46">
        <w:t xml:space="preserve"> role</w:t>
      </w:r>
      <w:r>
        <w:t xml:space="preserve"> từng bản ghi</w:t>
      </w:r>
      <w:commentRangeEnd w:id="81"/>
      <w:r w:rsidR="00A515D6">
        <w:rPr>
          <w:rStyle w:val="CommentReference"/>
        </w:rPr>
        <w:commentReference w:id="81"/>
      </w:r>
    </w:p>
    <w:p w14:paraId="795A1CF6" w14:textId="77777777" w:rsidR="00F32884" w:rsidRDefault="00F32884" w:rsidP="00F32884">
      <w:pPr>
        <w:rPr>
          <w:b/>
        </w:rPr>
      </w:pPr>
      <w:r>
        <w:rPr>
          <w:b/>
        </w:rPr>
        <w:t xml:space="preserve">a. Giao diện: </w:t>
      </w:r>
    </w:p>
    <w:p w14:paraId="11160946" w14:textId="77777777" w:rsidR="00F32884" w:rsidRDefault="00232BE2" w:rsidP="00F32884">
      <w:pPr>
        <w:jc w:val="center"/>
        <w:rPr>
          <w:b/>
        </w:rPr>
      </w:pPr>
      <w:r>
        <w:rPr>
          <w:b/>
          <w:noProof/>
        </w:rPr>
        <w:drawing>
          <wp:inline distT="0" distB="0" distL="0" distR="0" wp14:anchorId="0578CE7C" wp14:editId="06961CF4">
            <wp:extent cx="5944235" cy="2777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ucong.png"/>
                    <pic:cNvPicPr/>
                  </pic:nvPicPr>
                  <pic:blipFill>
                    <a:blip r:embed="rId23">
                      <a:extLst>
                        <a:ext uri="{28A0092B-C50C-407E-A947-70E740481C1C}">
                          <a14:useLocalDpi xmlns:a14="http://schemas.microsoft.com/office/drawing/2010/main" val="0"/>
                        </a:ext>
                      </a:extLst>
                    </a:blip>
                    <a:stretch>
                      <a:fillRect/>
                    </a:stretch>
                  </pic:blipFill>
                  <pic:spPr>
                    <a:xfrm>
                      <a:off x="0" y="0"/>
                      <a:ext cx="5944235" cy="2777490"/>
                    </a:xfrm>
                    <a:prstGeom prst="rect">
                      <a:avLst/>
                    </a:prstGeom>
                  </pic:spPr>
                </pic:pic>
              </a:graphicData>
            </a:graphic>
          </wp:inline>
        </w:drawing>
      </w:r>
    </w:p>
    <w:p w14:paraId="156E784E" w14:textId="77777777" w:rsidR="00F32884" w:rsidRDefault="00F32884" w:rsidP="00F32884">
      <w:pPr>
        <w:jc w:val="center"/>
        <w:rPr>
          <w:b/>
        </w:rPr>
      </w:pPr>
    </w:p>
    <w:p w14:paraId="4A0A12D0" w14:textId="77777777" w:rsidR="00F32884" w:rsidRPr="00B06E17" w:rsidRDefault="00F32884" w:rsidP="00F32884">
      <w:r w:rsidRPr="00B06E17">
        <w:t xml:space="preserve">Nhấn vào </w:t>
      </w:r>
      <w:r w:rsidRPr="00B06E17">
        <w:rPr>
          <w:b/>
        </w:rPr>
        <w:t>“Tìm kiếm”</w:t>
      </w:r>
      <w:r w:rsidRPr="00B06E17">
        <w:t xml:space="preserve"> để tìm kiếm Role theo hệ thống</w:t>
      </w:r>
    </w:p>
    <w:p w14:paraId="7F80A487" w14:textId="77777777" w:rsidR="00F32884" w:rsidRDefault="00F32884" w:rsidP="00F32884">
      <w:r w:rsidRPr="00B06E17">
        <w:t>Nhấn vào “</w:t>
      </w:r>
      <w:r w:rsidRPr="00B06E17">
        <w:rPr>
          <w:b/>
        </w:rPr>
        <w:t>Import file role”</w:t>
      </w:r>
      <w:r w:rsidRPr="00B06E17">
        <w:t xml:space="preserve"> để thực hiện import file role theo hệ thống</w:t>
      </w:r>
    </w:p>
    <w:p w14:paraId="0534CFA0" w14:textId="77777777" w:rsidR="00232BE2" w:rsidRDefault="00232BE2" w:rsidP="00232BE2">
      <w:r w:rsidRPr="00B06E17">
        <w:t>Nhấn vào “</w:t>
      </w:r>
      <w:r>
        <w:rPr>
          <w:b/>
        </w:rPr>
        <w:t>Thêm role</w:t>
      </w:r>
      <w:r w:rsidRPr="00B06E17">
        <w:rPr>
          <w:b/>
        </w:rPr>
        <w:t>”</w:t>
      </w:r>
      <w:r w:rsidRPr="00B06E17">
        <w:t xml:space="preserve"> để thực hiện </w:t>
      </w:r>
      <w:r>
        <w:t>thêm</w:t>
      </w:r>
      <w:r w:rsidRPr="00B06E17">
        <w:t xml:space="preserve"> role theo hệ thống</w:t>
      </w:r>
    </w:p>
    <w:p w14:paraId="560DD4E9" w14:textId="77777777" w:rsidR="00232BE2" w:rsidRDefault="00232BE2" w:rsidP="00232BE2">
      <w:commentRangeStart w:id="82"/>
      <w:r w:rsidRPr="00B06E17">
        <w:lastRenderedPageBreak/>
        <w:t>Nhấn vào</w:t>
      </w:r>
      <w:r>
        <w:t xml:space="preserve"> icon</w:t>
      </w:r>
      <w:r w:rsidRPr="00B06E17">
        <w:t xml:space="preserve"> “</w:t>
      </w:r>
      <w:r>
        <w:rPr>
          <w:b/>
        </w:rPr>
        <w:t>Edit</w:t>
      </w:r>
      <w:r w:rsidRPr="00B06E17">
        <w:rPr>
          <w:b/>
        </w:rPr>
        <w:t>”</w:t>
      </w:r>
      <w:r w:rsidRPr="00B06E17">
        <w:t xml:space="preserve"> để thực hiện </w:t>
      </w:r>
      <w:r>
        <w:t>sửa</w:t>
      </w:r>
      <w:r w:rsidRPr="00B06E17">
        <w:t xml:space="preserve"> role theo hệ thống</w:t>
      </w:r>
      <w:r>
        <w:t xml:space="preserve"> (Chỉ có hiệu lực khi bản ghi đang ở trạng thái chờ phề duyệt)</w:t>
      </w:r>
    </w:p>
    <w:p w14:paraId="6BADD9CA" w14:textId="77777777" w:rsidR="00232BE2" w:rsidRDefault="00232BE2" w:rsidP="00232BE2">
      <w:r w:rsidRPr="00B06E17">
        <w:t>Nhấn vào</w:t>
      </w:r>
      <w:r>
        <w:t xml:space="preserve"> icon</w:t>
      </w:r>
      <w:r w:rsidRPr="00B06E17">
        <w:t xml:space="preserve"> “</w:t>
      </w:r>
      <w:r w:rsidR="002863D2">
        <w:rPr>
          <w:b/>
        </w:rPr>
        <w:t>Delete</w:t>
      </w:r>
      <w:r w:rsidRPr="00B06E17">
        <w:rPr>
          <w:b/>
        </w:rPr>
        <w:t>”</w:t>
      </w:r>
      <w:r w:rsidRPr="00B06E17">
        <w:t xml:space="preserve"> để thực hiện </w:t>
      </w:r>
      <w:r>
        <w:t>sửa</w:t>
      </w:r>
      <w:r w:rsidRPr="00B06E17">
        <w:t xml:space="preserve"> role theo hệ thống</w:t>
      </w:r>
      <w:r>
        <w:t xml:space="preserve"> (Chỉ có hiệu lực khi bản ghi đang ở trạng thái chờ phề duyệt)</w:t>
      </w:r>
      <w:commentRangeEnd w:id="82"/>
      <w:r w:rsidR="007E5971">
        <w:rPr>
          <w:rStyle w:val="CommentReference"/>
        </w:rPr>
        <w:commentReference w:id="82"/>
      </w:r>
    </w:p>
    <w:p w14:paraId="078910D9" w14:textId="77777777" w:rsidR="00232BE2" w:rsidRPr="00B06E17" w:rsidRDefault="00232BE2" w:rsidP="00F32884"/>
    <w:p w14:paraId="30580F0D" w14:textId="77777777" w:rsidR="00F32884" w:rsidRDefault="00F32884" w:rsidP="00F32884">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163FF855" w14:textId="77777777" w:rsidTr="00D30D63">
        <w:trPr>
          <w:tblHeader/>
        </w:trPr>
        <w:tc>
          <w:tcPr>
            <w:tcW w:w="634" w:type="dxa"/>
            <w:shd w:val="pct5" w:color="auto" w:fill="auto"/>
          </w:tcPr>
          <w:p w14:paraId="3D4644BB"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4BC7A00F"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44544F64"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71769767"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6D9B2FB8"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758295DC"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2DBC080B"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218D4FDC"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453D77CC"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6229B4E2"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50D31E4" w14:textId="77777777" w:rsidR="00F32884" w:rsidRPr="00EF7FE0" w:rsidRDefault="00F32884" w:rsidP="00D30D63">
            <w:pPr>
              <w:rPr>
                <w:b/>
                <w:sz w:val="22"/>
                <w:szCs w:val="22"/>
              </w:rPr>
            </w:pPr>
            <w:r>
              <w:rPr>
                <w:b/>
                <w:sz w:val="22"/>
                <w:szCs w:val="22"/>
              </w:rPr>
              <w:t>Ghi chú</w:t>
            </w:r>
          </w:p>
        </w:tc>
      </w:tr>
      <w:tr w:rsidR="00F32884" w14:paraId="31C93B02" w14:textId="77777777" w:rsidTr="00D30D63">
        <w:tc>
          <w:tcPr>
            <w:tcW w:w="634" w:type="dxa"/>
          </w:tcPr>
          <w:p w14:paraId="2F269C23" w14:textId="77777777" w:rsidR="00F32884" w:rsidRDefault="00F32884" w:rsidP="00D30D63">
            <w:pPr>
              <w:jc w:val="center"/>
            </w:pPr>
            <w:r>
              <w:t>1</w:t>
            </w:r>
          </w:p>
        </w:tc>
        <w:tc>
          <w:tcPr>
            <w:tcW w:w="893" w:type="dxa"/>
          </w:tcPr>
          <w:p w14:paraId="7740BA96" w14:textId="77777777" w:rsidR="00F32884" w:rsidRDefault="00F32884" w:rsidP="00D30D63">
            <w:r>
              <w:t xml:space="preserve">Hệ thống </w:t>
            </w:r>
          </w:p>
        </w:tc>
        <w:tc>
          <w:tcPr>
            <w:tcW w:w="923" w:type="dxa"/>
          </w:tcPr>
          <w:p w14:paraId="0942FE76" w14:textId="77777777" w:rsidR="00F32884" w:rsidRDefault="00F32884" w:rsidP="00D30D63">
            <w:r>
              <w:t>Combobox</w:t>
            </w:r>
          </w:p>
        </w:tc>
        <w:tc>
          <w:tcPr>
            <w:tcW w:w="757" w:type="dxa"/>
          </w:tcPr>
          <w:p w14:paraId="6A28B2FB" w14:textId="77777777" w:rsidR="00F32884" w:rsidRDefault="00F32884" w:rsidP="00D30D63">
            <w:r>
              <w:t>Kiểu chữ</w:t>
            </w:r>
          </w:p>
        </w:tc>
        <w:tc>
          <w:tcPr>
            <w:tcW w:w="771" w:type="dxa"/>
          </w:tcPr>
          <w:p w14:paraId="36673747" w14:textId="77777777" w:rsidR="00F32884" w:rsidRDefault="00F32884" w:rsidP="00D30D63">
            <w:r>
              <w:t>20</w:t>
            </w:r>
          </w:p>
        </w:tc>
        <w:tc>
          <w:tcPr>
            <w:tcW w:w="979" w:type="dxa"/>
          </w:tcPr>
          <w:p w14:paraId="30C06E71" w14:textId="77777777" w:rsidR="00F32884" w:rsidRDefault="00F32884" w:rsidP="00D30D63">
            <w:r>
              <w:t>Bắt buộc</w:t>
            </w:r>
          </w:p>
        </w:tc>
        <w:tc>
          <w:tcPr>
            <w:tcW w:w="762" w:type="dxa"/>
          </w:tcPr>
          <w:p w14:paraId="6159C21C" w14:textId="77777777" w:rsidR="00F32884" w:rsidRDefault="00F32884" w:rsidP="00D30D63"/>
        </w:tc>
        <w:tc>
          <w:tcPr>
            <w:tcW w:w="878" w:type="dxa"/>
          </w:tcPr>
          <w:p w14:paraId="4B789CF0" w14:textId="77777777" w:rsidR="00F32884" w:rsidRDefault="00F32884" w:rsidP="00D30D63">
            <w:r>
              <w:t>Lấy danh sách hệ thống trong LIM</w:t>
            </w:r>
          </w:p>
        </w:tc>
        <w:tc>
          <w:tcPr>
            <w:tcW w:w="713" w:type="dxa"/>
          </w:tcPr>
          <w:p w14:paraId="6D298B2F" w14:textId="77777777" w:rsidR="00F32884" w:rsidRDefault="00F32884" w:rsidP="00D30D63"/>
        </w:tc>
        <w:tc>
          <w:tcPr>
            <w:tcW w:w="1065" w:type="dxa"/>
          </w:tcPr>
          <w:p w14:paraId="6DCD8EC5" w14:textId="77777777" w:rsidR="00F32884" w:rsidRDefault="00F32884" w:rsidP="00D30D63">
            <w:r>
              <w:t>Hệ thống  bắt buộc phải nhập</w:t>
            </w:r>
          </w:p>
        </w:tc>
        <w:tc>
          <w:tcPr>
            <w:tcW w:w="976" w:type="dxa"/>
          </w:tcPr>
          <w:p w14:paraId="01EB0FC9" w14:textId="77777777" w:rsidR="00F32884" w:rsidRDefault="00F32884" w:rsidP="00D30D63">
            <w:r>
              <w:t>Báo đỏ nếu sai validate</w:t>
            </w:r>
          </w:p>
        </w:tc>
      </w:tr>
    </w:tbl>
    <w:p w14:paraId="0FE97CEB" w14:textId="77777777" w:rsidR="00F32884" w:rsidRDefault="00F32884" w:rsidP="00F32884">
      <w:pPr>
        <w:rPr>
          <w:b/>
        </w:rPr>
      </w:pPr>
    </w:p>
    <w:p w14:paraId="0B6A0EE7" w14:textId="77777777" w:rsidR="00F32884" w:rsidRDefault="00F32884" w:rsidP="00F32884">
      <w:pPr>
        <w:rPr>
          <w:b/>
        </w:rPr>
      </w:pPr>
      <w:r>
        <w:rPr>
          <w:b/>
        </w:rPr>
        <w:t>3.2.3.2. Màn hình 2</w:t>
      </w:r>
      <w:r w:rsidR="00B32F16">
        <w:rPr>
          <w:b/>
        </w:rPr>
        <w:t xml:space="preserve">: </w:t>
      </w:r>
      <w:r w:rsidR="00B32F16">
        <w:t>M</w:t>
      </w:r>
      <w:r w:rsidR="00B32F16" w:rsidRPr="00E31F46">
        <w:t xml:space="preserve">àn hình </w:t>
      </w:r>
      <w:r w:rsidR="00B32F16">
        <w:t>thêm</w:t>
      </w:r>
      <w:r w:rsidR="00B32F16" w:rsidRPr="00E31F46">
        <w:t xml:space="preserve"> role</w:t>
      </w:r>
      <w:r w:rsidR="00B32F16">
        <w:t xml:space="preserve"> từng bản ghi</w:t>
      </w:r>
    </w:p>
    <w:p w14:paraId="7ECA6AFD" w14:textId="77777777" w:rsidR="00F32884" w:rsidRDefault="00F32884" w:rsidP="00F32884">
      <w:pPr>
        <w:rPr>
          <w:b/>
        </w:rPr>
      </w:pPr>
      <w:r>
        <w:rPr>
          <w:b/>
        </w:rPr>
        <w:t>a. Giao điện</w:t>
      </w:r>
    </w:p>
    <w:p w14:paraId="36775928" w14:textId="77777777" w:rsidR="00F32884" w:rsidRDefault="006D056E" w:rsidP="00F32884">
      <w:pPr>
        <w:rPr>
          <w:b/>
        </w:rPr>
      </w:pPr>
      <w:r>
        <w:rPr>
          <w:b/>
          <w:noProof/>
        </w:rPr>
        <w:drawing>
          <wp:inline distT="0" distB="0" distL="0" distR="0" wp14:anchorId="47E16F11" wp14:editId="2E6EC262">
            <wp:extent cx="5944235" cy="3347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ucong2png.png"/>
                    <pic:cNvPicPr/>
                  </pic:nvPicPr>
                  <pic:blipFill>
                    <a:blip r:embed="rId24">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1BA42714" w14:textId="77777777" w:rsidR="00F32884" w:rsidRDefault="00F32884" w:rsidP="00F32884">
      <w:pPr>
        <w:rPr>
          <w:b/>
        </w:rPr>
      </w:pPr>
      <w:commentRangeStart w:id="83"/>
      <w:r>
        <w:rPr>
          <w:b/>
        </w:rPr>
        <w:lastRenderedPageBreak/>
        <w:t xml:space="preserve">b. </w:t>
      </w:r>
      <w:r w:rsidRPr="00D57268">
        <w:rPr>
          <w:b/>
        </w:rPr>
        <w:t>Thông tin các trường và validate dữ liệu</w:t>
      </w:r>
      <w:commentRangeEnd w:id="83"/>
      <w:r w:rsidR="007728A8">
        <w:rPr>
          <w:rStyle w:val="CommentReference"/>
        </w:rPr>
        <w:commentReference w:id="83"/>
      </w:r>
    </w:p>
    <w:p w14:paraId="037BF20D" w14:textId="77777777" w:rsidR="00F32884" w:rsidRDefault="00F32884" w:rsidP="00F32884">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400CABA0" w14:textId="77777777" w:rsidTr="00D30D63">
        <w:trPr>
          <w:tblHeader/>
        </w:trPr>
        <w:tc>
          <w:tcPr>
            <w:tcW w:w="634" w:type="dxa"/>
            <w:shd w:val="pct5" w:color="auto" w:fill="auto"/>
          </w:tcPr>
          <w:p w14:paraId="450190A6"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6817056C"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5637E742"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39AFC5D0"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2744998D"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0DC379A9"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1F1F0E28"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056ECC22"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0699DF4A"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5817D06E"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24A3EECB" w14:textId="77777777" w:rsidR="00F32884" w:rsidRPr="00EF7FE0" w:rsidRDefault="00F32884" w:rsidP="00D30D63">
            <w:pPr>
              <w:rPr>
                <w:b/>
                <w:sz w:val="22"/>
                <w:szCs w:val="22"/>
              </w:rPr>
            </w:pPr>
            <w:r>
              <w:rPr>
                <w:b/>
                <w:sz w:val="22"/>
                <w:szCs w:val="22"/>
              </w:rPr>
              <w:t>Ghi chú</w:t>
            </w:r>
          </w:p>
        </w:tc>
      </w:tr>
      <w:tr w:rsidR="00F32884" w14:paraId="5F3A91C2" w14:textId="77777777" w:rsidTr="00D30D63">
        <w:tc>
          <w:tcPr>
            <w:tcW w:w="634" w:type="dxa"/>
          </w:tcPr>
          <w:p w14:paraId="4120F6B6" w14:textId="77777777" w:rsidR="00F32884" w:rsidRDefault="00F32884" w:rsidP="00D30D63">
            <w:pPr>
              <w:jc w:val="center"/>
            </w:pPr>
            <w:r>
              <w:t>1</w:t>
            </w:r>
          </w:p>
        </w:tc>
        <w:tc>
          <w:tcPr>
            <w:tcW w:w="893" w:type="dxa"/>
          </w:tcPr>
          <w:p w14:paraId="28A578F0" w14:textId="77777777" w:rsidR="00F32884" w:rsidRDefault="00F32884" w:rsidP="00D30D63">
            <w:r>
              <w:t xml:space="preserve">Hệ thống </w:t>
            </w:r>
          </w:p>
        </w:tc>
        <w:tc>
          <w:tcPr>
            <w:tcW w:w="923" w:type="dxa"/>
          </w:tcPr>
          <w:p w14:paraId="6F1D5A57" w14:textId="77777777" w:rsidR="00F32884" w:rsidRDefault="00F32884" w:rsidP="00D30D63">
            <w:r>
              <w:t>Combobox</w:t>
            </w:r>
          </w:p>
        </w:tc>
        <w:tc>
          <w:tcPr>
            <w:tcW w:w="757" w:type="dxa"/>
          </w:tcPr>
          <w:p w14:paraId="541F9C90" w14:textId="77777777" w:rsidR="00F32884" w:rsidRDefault="00F32884" w:rsidP="00D30D63">
            <w:r>
              <w:t>Kiểu chữ</w:t>
            </w:r>
          </w:p>
        </w:tc>
        <w:tc>
          <w:tcPr>
            <w:tcW w:w="771" w:type="dxa"/>
          </w:tcPr>
          <w:p w14:paraId="5BC61BF3" w14:textId="77777777" w:rsidR="00F32884" w:rsidRDefault="00F32884" w:rsidP="00D30D63">
            <w:r>
              <w:t>20</w:t>
            </w:r>
          </w:p>
        </w:tc>
        <w:tc>
          <w:tcPr>
            <w:tcW w:w="979" w:type="dxa"/>
          </w:tcPr>
          <w:p w14:paraId="5A2B18BC" w14:textId="77777777" w:rsidR="00F32884" w:rsidRDefault="00F32884" w:rsidP="00D30D63">
            <w:r>
              <w:t>Bắt buộc</w:t>
            </w:r>
          </w:p>
        </w:tc>
        <w:tc>
          <w:tcPr>
            <w:tcW w:w="762" w:type="dxa"/>
          </w:tcPr>
          <w:p w14:paraId="4260CDDF" w14:textId="77777777" w:rsidR="00F32884" w:rsidRPr="005A0169" w:rsidRDefault="00CE0C9D" w:rsidP="00D30D63">
            <w:r>
              <w:rPr>
                <w:sz w:val="22"/>
                <w:szCs w:val="22"/>
              </w:rPr>
              <w:t>Không cho phép thay đổi</w:t>
            </w:r>
          </w:p>
        </w:tc>
        <w:tc>
          <w:tcPr>
            <w:tcW w:w="878" w:type="dxa"/>
          </w:tcPr>
          <w:p w14:paraId="16C6BB3B" w14:textId="77777777" w:rsidR="00F32884" w:rsidRDefault="00F32884" w:rsidP="00D30D63"/>
        </w:tc>
        <w:tc>
          <w:tcPr>
            <w:tcW w:w="713" w:type="dxa"/>
          </w:tcPr>
          <w:p w14:paraId="61098A64" w14:textId="77777777" w:rsidR="00F32884" w:rsidRDefault="00F32884" w:rsidP="00D30D63"/>
        </w:tc>
        <w:tc>
          <w:tcPr>
            <w:tcW w:w="1065" w:type="dxa"/>
          </w:tcPr>
          <w:p w14:paraId="460F14DD" w14:textId="77777777" w:rsidR="00F32884" w:rsidRDefault="00F32884" w:rsidP="00CE0C9D"/>
        </w:tc>
        <w:tc>
          <w:tcPr>
            <w:tcW w:w="976" w:type="dxa"/>
          </w:tcPr>
          <w:p w14:paraId="4BA049C3" w14:textId="77777777" w:rsidR="00F32884" w:rsidRDefault="00F32884" w:rsidP="00D30D63"/>
        </w:tc>
      </w:tr>
      <w:tr w:rsidR="00F32884" w14:paraId="3824954F" w14:textId="77777777" w:rsidTr="00D30D63">
        <w:tc>
          <w:tcPr>
            <w:tcW w:w="634" w:type="dxa"/>
          </w:tcPr>
          <w:p w14:paraId="64F6AA19" w14:textId="77777777" w:rsidR="00F32884" w:rsidRDefault="00F32884" w:rsidP="00D30D63">
            <w:pPr>
              <w:jc w:val="center"/>
            </w:pPr>
            <w:r>
              <w:t xml:space="preserve">2 </w:t>
            </w:r>
          </w:p>
        </w:tc>
        <w:tc>
          <w:tcPr>
            <w:tcW w:w="893" w:type="dxa"/>
          </w:tcPr>
          <w:p w14:paraId="65E86D20" w14:textId="77777777" w:rsidR="00F32884" w:rsidRDefault="00CE0C9D" w:rsidP="00CE0C9D">
            <w:r>
              <w:t>Role_Code</w:t>
            </w:r>
          </w:p>
        </w:tc>
        <w:tc>
          <w:tcPr>
            <w:tcW w:w="923" w:type="dxa"/>
          </w:tcPr>
          <w:p w14:paraId="20AF61FB" w14:textId="77777777" w:rsidR="00F32884" w:rsidRDefault="00CE0C9D" w:rsidP="00D30D63">
            <w:r>
              <w:t>Text</w:t>
            </w:r>
          </w:p>
        </w:tc>
        <w:tc>
          <w:tcPr>
            <w:tcW w:w="757" w:type="dxa"/>
          </w:tcPr>
          <w:p w14:paraId="034EAF9B" w14:textId="77777777" w:rsidR="00F32884" w:rsidRDefault="00CE0C9D" w:rsidP="00D30D63">
            <w:r>
              <w:t>Kiểu chữ</w:t>
            </w:r>
          </w:p>
        </w:tc>
        <w:tc>
          <w:tcPr>
            <w:tcW w:w="771" w:type="dxa"/>
          </w:tcPr>
          <w:p w14:paraId="7CB3837A" w14:textId="77777777" w:rsidR="00F32884" w:rsidRDefault="00F32884" w:rsidP="00D30D63">
            <w:r>
              <w:t>100</w:t>
            </w:r>
          </w:p>
        </w:tc>
        <w:tc>
          <w:tcPr>
            <w:tcW w:w="979" w:type="dxa"/>
          </w:tcPr>
          <w:p w14:paraId="0DC7EC0B" w14:textId="77777777" w:rsidR="00F32884" w:rsidRDefault="00F32884" w:rsidP="00D30D63">
            <w:r>
              <w:t>Bắt buộc</w:t>
            </w:r>
          </w:p>
        </w:tc>
        <w:tc>
          <w:tcPr>
            <w:tcW w:w="762" w:type="dxa"/>
          </w:tcPr>
          <w:p w14:paraId="49B70AD5" w14:textId="77777777" w:rsidR="00F32884" w:rsidRPr="005A0169" w:rsidRDefault="00F32884" w:rsidP="00D30D63">
            <w:r w:rsidRPr="005A0169">
              <w:rPr>
                <w:sz w:val="22"/>
                <w:szCs w:val="22"/>
              </w:rPr>
              <w:t>Cho phép thay đổi</w:t>
            </w:r>
          </w:p>
        </w:tc>
        <w:tc>
          <w:tcPr>
            <w:tcW w:w="878" w:type="dxa"/>
          </w:tcPr>
          <w:p w14:paraId="0E2766FF" w14:textId="77777777" w:rsidR="00F32884" w:rsidRDefault="00F32884" w:rsidP="00D30D63"/>
        </w:tc>
        <w:tc>
          <w:tcPr>
            <w:tcW w:w="713" w:type="dxa"/>
          </w:tcPr>
          <w:p w14:paraId="18A70168" w14:textId="77777777" w:rsidR="00F32884" w:rsidRDefault="00F32884" w:rsidP="00D30D63"/>
        </w:tc>
        <w:tc>
          <w:tcPr>
            <w:tcW w:w="1065" w:type="dxa"/>
          </w:tcPr>
          <w:p w14:paraId="59EDB22B" w14:textId="77777777" w:rsidR="00F32884" w:rsidRDefault="00CE0C9D" w:rsidP="00D30D63">
            <w:r>
              <w:t>Bạn chưa nhập Role_Code</w:t>
            </w:r>
          </w:p>
        </w:tc>
        <w:tc>
          <w:tcPr>
            <w:tcW w:w="976" w:type="dxa"/>
          </w:tcPr>
          <w:p w14:paraId="0ED90F17" w14:textId="77777777" w:rsidR="00F32884" w:rsidRDefault="00F32884" w:rsidP="00D30D63">
            <w:r>
              <w:t>Báo đỏ nếu sai validate</w:t>
            </w:r>
          </w:p>
        </w:tc>
      </w:tr>
      <w:tr w:rsidR="00CE0C9D" w14:paraId="5A16BC03" w14:textId="77777777" w:rsidTr="00D30D63">
        <w:tc>
          <w:tcPr>
            <w:tcW w:w="634" w:type="dxa"/>
          </w:tcPr>
          <w:p w14:paraId="6E80DB20" w14:textId="77777777" w:rsidR="00CE0C9D" w:rsidRDefault="00CE0C9D" w:rsidP="00D30D63">
            <w:pPr>
              <w:jc w:val="center"/>
            </w:pPr>
            <w:r>
              <w:t>3</w:t>
            </w:r>
          </w:p>
        </w:tc>
        <w:tc>
          <w:tcPr>
            <w:tcW w:w="893" w:type="dxa"/>
          </w:tcPr>
          <w:p w14:paraId="60635C40" w14:textId="77777777" w:rsidR="00CE0C9D" w:rsidRDefault="00CE0C9D" w:rsidP="00D30D63">
            <w:r>
              <w:t>Role_name</w:t>
            </w:r>
          </w:p>
        </w:tc>
        <w:tc>
          <w:tcPr>
            <w:tcW w:w="923" w:type="dxa"/>
          </w:tcPr>
          <w:p w14:paraId="5ED6E661" w14:textId="77777777" w:rsidR="00CE0C9D" w:rsidRDefault="00CE0C9D" w:rsidP="00D30D63">
            <w:r>
              <w:t>Text</w:t>
            </w:r>
          </w:p>
        </w:tc>
        <w:tc>
          <w:tcPr>
            <w:tcW w:w="757" w:type="dxa"/>
          </w:tcPr>
          <w:p w14:paraId="7550FCFD" w14:textId="77777777" w:rsidR="00CE0C9D" w:rsidRDefault="00CE0C9D" w:rsidP="00D30D63">
            <w:r>
              <w:t>Kiểu chữ</w:t>
            </w:r>
          </w:p>
        </w:tc>
        <w:tc>
          <w:tcPr>
            <w:tcW w:w="771" w:type="dxa"/>
          </w:tcPr>
          <w:p w14:paraId="3F066960" w14:textId="77777777" w:rsidR="00CE0C9D" w:rsidRDefault="00CE0C9D" w:rsidP="00D30D63">
            <w:r>
              <w:t>300</w:t>
            </w:r>
          </w:p>
        </w:tc>
        <w:tc>
          <w:tcPr>
            <w:tcW w:w="979" w:type="dxa"/>
          </w:tcPr>
          <w:p w14:paraId="74055E44" w14:textId="77777777" w:rsidR="00CE0C9D" w:rsidRDefault="00CE0C9D" w:rsidP="00D30D63">
            <w:r>
              <w:t>Bắt buộc</w:t>
            </w:r>
          </w:p>
        </w:tc>
        <w:tc>
          <w:tcPr>
            <w:tcW w:w="762" w:type="dxa"/>
          </w:tcPr>
          <w:p w14:paraId="0CFE411B" w14:textId="77777777" w:rsidR="00CE0C9D" w:rsidRPr="005A0169" w:rsidRDefault="00CE0C9D" w:rsidP="00D30D63">
            <w:pPr>
              <w:rPr>
                <w:sz w:val="22"/>
                <w:szCs w:val="22"/>
              </w:rPr>
            </w:pPr>
            <w:r w:rsidRPr="005A0169">
              <w:rPr>
                <w:sz w:val="22"/>
                <w:szCs w:val="22"/>
              </w:rPr>
              <w:t>Cho phép thay đổi</w:t>
            </w:r>
          </w:p>
        </w:tc>
        <w:tc>
          <w:tcPr>
            <w:tcW w:w="878" w:type="dxa"/>
          </w:tcPr>
          <w:p w14:paraId="11145997" w14:textId="77777777" w:rsidR="00CE0C9D" w:rsidRDefault="00CE0C9D" w:rsidP="00D30D63"/>
        </w:tc>
        <w:tc>
          <w:tcPr>
            <w:tcW w:w="713" w:type="dxa"/>
          </w:tcPr>
          <w:p w14:paraId="54BDB2D9" w14:textId="77777777" w:rsidR="00CE0C9D" w:rsidRDefault="00CE0C9D" w:rsidP="00D30D63"/>
        </w:tc>
        <w:tc>
          <w:tcPr>
            <w:tcW w:w="1065" w:type="dxa"/>
          </w:tcPr>
          <w:p w14:paraId="0C830321" w14:textId="77777777" w:rsidR="00CE0C9D" w:rsidRDefault="00CE0C9D" w:rsidP="00CE0C9D">
            <w:r>
              <w:t>Bạn chưa chưa nhập Role_name</w:t>
            </w:r>
          </w:p>
        </w:tc>
        <w:tc>
          <w:tcPr>
            <w:tcW w:w="976" w:type="dxa"/>
          </w:tcPr>
          <w:p w14:paraId="191BC9BB" w14:textId="77777777" w:rsidR="00CE0C9D" w:rsidRDefault="00CE0C9D" w:rsidP="00D30D63"/>
        </w:tc>
      </w:tr>
    </w:tbl>
    <w:p w14:paraId="353797F5" w14:textId="77777777" w:rsidR="00F32884" w:rsidRPr="00852D0B" w:rsidRDefault="00F32884" w:rsidP="00F32884">
      <w:pPr>
        <w:rPr>
          <w:b/>
        </w:rPr>
      </w:pPr>
    </w:p>
    <w:p w14:paraId="30CD55D1" w14:textId="77777777" w:rsidR="00F32884" w:rsidRDefault="00F32884" w:rsidP="00F32884">
      <w:pPr>
        <w:rPr>
          <w:b/>
        </w:rPr>
      </w:pPr>
      <w:r>
        <w:rPr>
          <w:b/>
        </w:rPr>
        <w:t>3.2.3.3. Màn hình 3</w:t>
      </w:r>
      <w:r w:rsidR="00F62D0E">
        <w:rPr>
          <w:b/>
        </w:rPr>
        <w:t xml:space="preserve">: </w:t>
      </w:r>
      <w:r w:rsidR="00F62D0E">
        <w:t>M</w:t>
      </w:r>
      <w:r w:rsidR="00F62D0E" w:rsidRPr="00E31F46">
        <w:t xml:space="preserve">àn hình </w:t>
      </w:r>
      <w:r w:rsidR="00F62D0E">
        <w:t>mapping giữa jobcode và</w:t>
      </w:r>
      <w:r w:rsidR="00F62D0E" w:rsidRPr="00E31F46">
        <w:t xml:space="preserve"> role</w:t>
      </w:r>
      <w:r w:rsidR="00F62D0E">
        <w:t xml:space="preserve"> từng bản ghi</w:t>
      </w:r>
    </w:p>
    <w:p w14:paraId="5061F529" w14:textId="77777777" w:rsidR="00F32884" w:rsidRDefault="00F32884" w:rsidP="00F32884">
      <w:pPr>
        <w:rPr>
          <w:b/>
        </w:rPr>
      </w:pPr>
      <w:r>
        <w:rPr>
          <w:b/>
        </w:rPr>
        <w:t>a. Giao điện</w:t>
      </w:r>
    </w:p>
    <w:p w14:paraId="5907159D" w14:textId="77777777" w:rsidR="00F32884" w:rsidRDefault="00F32884" w:rsidP="00F32884">
      <w:pPr>
        <w:rPr>
          <w:b/>
        </w:rPr>
      </w:pPr>
      <w:r>
        <w:rPr>
          <w:b/>
          <w:noProof/>
        </w:rPr>
        <w:drawing>
          <wp:inline distT="0" distB="0" distL="0" distR="0" wp14:anchorId="6A23EFF5" wp14:editId="7FB97958">
            <wp:extent cx="5944235" cy="2794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psh_fullsize_anim (1).png"/>
                    <pic:cNvPicPr/>
                  </pic:nvPicPr>
                  <pic:blipFill>
                    <a:blip r:embed="rId18">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7FD4FB34" w14:textId="77777777" w:rsidR="00F62D0E" w:rsidRDefault="00F62D0E" w:rsidP="00670C05">
      <w:pPr>
        <w:spacing w:after="0"/>
      </w:pPr>
      <w:r w:rsidRPr="00354230">
        <w:lastRenderedPageBreak/>
        <w:t>Chọn vào</w:t>
      </w:r>
      <w:r>
        <w:rPr>
          <w:b/>
        </w:rPr>
        <w:t xml:space="preserve"> “</w:t>
      </w:r>
      <w:r w:rsidR="00D25CED">
        <w:rPr>
          <w:b/>
        </w:rPr>
        <w:t>View detail</w:t>
      </w:r>
      <w:r>
        <w:rPr>
          <w:b/>
        </w:rPr>
        <w:t xml:space="preserve">” </w:t>
      </w:r>
      <w:r w:rsidRPr="00354230">
        <w:t>xem chi tiết role theo từng jobcode</w:t>
      </w:r>
    </w:p>
    <w:p w14:paraId="28B5EB8F" w14:textId="77777777" w:rsidR="00B44B36" w:rsidRDefault="00BE39A7" w:rsidP="00670C05">
      <w:pPr>
        <w:spacing w:after="0"/>
      </w:pPr>
      <w:r>
        <w:t>Chọn “</w:t>
      </w:r>
      <w:r w:rsidRPr="00BE39A7">
        <w:rPr>
          <w:b/>
        </w:rPr>
        <w:t>Tìm kiếm</w:t>
      </w:r>
      <w:r>
        <w:t>” để xem mapping giữa jobcode và role theo từng ứng dụng</w:t>
      </w:r>
    </w:p>
    <w:p w14:paraId="661A958E" w14:textId="77777777" w:rsidR="00670C05" w:rsidRDefault="00670C05" w:rsidP="00670C05">
      <w:pPr>
        <w:spacing w:after="0" w:line="240" w:lineRule="auto"/>
        <w:rPr>
          <w:b/>
        </w:rPr>
      </w:pPr>
    </w:p>
    <w:p w14:paraId="24E842CD" w14:textId="77777777" w:rsidR="00F32884" w:rsidRDefault="00F32884" w:rsidP="00F32884">
      <w:pPr>
        <w:rPr>
          <w:b/>
        </w:rPr>
      </w:pPr>
      <w:r>
        <w:rPr>
          <w:b/>
        </w:rPr>
        <w:t xml:space="preserve">b. </w:t>
      </w:r>
      <w:r w:rsidRPr="00D57268">
        <w:rPr>
          <w:b/>
        </w:rPr>
        <w:t>Thông tin các trường và validate dữ liệu</w:t>
      </w:r>
    </w:p>
    <w:p w14:paraId="7D57809F" w14:textId="77777777" w:rsidR="00F32884" w:rsidRDefault="00F32884" w:rsidP="00F32884">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6BDF26B5" w14:textId="77777777" w:rsidTr="00D30D63">
        <w:trPr>
          <w:tblHeader/>
        </w:trPr>
        <w:tc>
          <w:tcPr>
            <w:tcW w:w="634" w:type="dxa"/>
            <w:shd w:val="pct5" w:color="auto" w:fill="auto"/>
          </w:tcPr>
          <w:p w14:paraId="20EE3EE9"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6EF040E4"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11F65947"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32CBA261"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492135CF"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1A1A267C"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7843262E"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431CA953"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3D989D4F"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22D7B678"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487FDA1B" w14:textId="77777777" w:rsidR="00F32884" w:rsidRPr="00EF7FE0" w:rsidRDefault="00F32884" w:rsidP="00D30D63">
            <w:pPr>
              <w:rPr>
                <w:b/>
                <w:sz w:val="22"/>
                <w:szCs w:val="22"/>
              </w:rPr>
            </w:pPr>
            <w:r>
              <w:rPr>
                <w:b/>
                <w:sz w:val="22"/>
                <w:szCs w:val="22"/>
              </w:rPr>
              <w:t>Ghi chú</w:t>
            </w:r>
          </w:p>
        </w:tc>
      </w:tr>
      <w:tr w:rsidR="00F32884" w14:paraId="491F820D" w14:textId="77777777" w:rsidTr="00D30D63">
        <w:tc>
          <w:tcPr>
            <w:tcW w:w="634" w:type="dxa"/>
          </w:tcPr>
          <w:p w14:paraId="6ADCD2FB" w14:textId="77777777" w:rsidR="00F32884" w:rsidRDefault="00F32884" w:rsidP="00D30D63">
            <w:pPr>
              <w:jc w:val="center"/>
            </w:pPr>
            <w:r>
              <w:t>1</w:t>
            </w:r>
          </w:p>
        </w:tc>
        <w:tc>
          <w:tcPr>
            <w:tcW w:w="893" w:type="dxa"/>
          </w:tcPr>
          <w:p w14:paraId="3496D04F" w14:textId="77777777" w:rsidR="00F32884" w:rsidRDefault="00F32884" w:rsidP="00D30D63">
            <w:r>
              <w:t xml:space="preserve">Hệ thống </w:t>
            </w:r>
          </w:p>
        </w:tc>
        <w:tc>
          <w:tcPr>
            <w:tcW w:w="923" w:type="dxa"/>
          </w:tcPr>
          <w:p w14:paraId="18C23A8C" w14:textId="77777777" w:rsidR="00F32884" w:rsidRDefault="00F32884" w:rsidP="00D30D63">
            <w:r>
              <w:t>Combobox</w:t>
            </w:r>
          </w:p>
        </w:tc>
        <w:tc>
          <w:tcPr>
            <w:tcW w:w="757" w:type="dxa"/>
          </w:tcPr>
          <w:p w14:paraId="6E4CCA26" w14:textId="77777777" w:rsidR="00F32884" w:rsidRDefault="00F32884" w:rsidP="00D30D63">
            <w:r>
              <w:t>Kiểu chữ</w:t>
            </w:r>
          </w:p>
        </w:tc>
        <w:tc>
          <w:tcPr>
            <w:tcW w:w="771" w:type="dxa"/>
          </w:tcPr>
          <w:p w14:paraId="12F403FA" w14:textId="77777777" w:rsidR="00F32884" w:rsidRDefault="00F32884" w:rsidP="00D30D63">
            <w:r>
              <w:t>20</w:t>
            </w:r>
          </w:p>
        </w:tc>
        <w:tc>
          <w:tcPr>
            <w:tcW w:w="979" w:type="dxa"/>
          </w:tcPr>
          <w:p w14:paraId="36493E26" w14:textId="77777777" w:rsidR="00F32884" w:rsidRDefault="00F32884" w:rsidP="00D30D63">
            <w:r>
              <w:t>Bắt buộc</w:t>
            </w:r>
          </w:p>
        </w:tc>
        <w:tc>
          <w:tcPr>
            <w:tcW w:w="762" w:type="dxa"/>
          </w:tcPr>
          <w:p w14:paraId="32E217B7" w14:textId="77777777" w:rsidR="00F32884" w:rsidRPr="005A0169" w:rsidRDefault="00F32884" w:rsidP="00D30D63">
            <w:r w:rsidRPr="005A0169">
              <w:rPr>
                <w:sz w:val="22"/>
                <w:szCs w:val="22"/>
              </w:rPr>
              <w:t>Cho phép thay đổi</w:t>
            </w:r>
          </w:p>
        </w:tc>
        <w:tc>
          <w:tcPr>
            <w:tcW w:w="878" w:type="dxa"/>
          </w:tcPr>
          <w:p w14:paraId="26B48E24" w14:textId="77777777" w:rsidR="00F32884" w:rsidRDefault="00F32884" w:rsidP="00D30D63">
            <w:r>
              <w:t>Lấy danh sách hệ thống trong LIM</w:t>
            </w:r>
          </w:p>
        </w:tc>
        <w:tc>
          <w:tcPr>
            <w:tcW w:w="713" w:type="dxa"/>
          </w:tcPr>
          <w:p w14:paraId="77BDB991" w14:textId="77777777" w:rsidR="00F32884" w:rsidRDefault="00F32884" w:rsidP="00D30D63"/>
        </w:tc>
        <w:tc>
          <w:tcPr>
            <w:tcW w:w="1065" w:type="dxa"/>
          </w:tcPr>
          <w:p w14:paraId="4484DC3F" w14:textId="77777777" w:rsidR="00F32884" w:rsidRDefault="00F32884" w:rsidP="00D30D63">
            <w:r>
              <w:t>Hệ thống  bắt buộc phải nhập</w:t>
            </w:r>
          </w:p>
        </w:tc>
        <w:tc>
          <w:tcPr>
            <w:tcW w:w="976" w:type="dxa"/>
          </w:tcPr>
          <w:p w14:paraId="38023E5F" w14:textId="77777777" w:rsidR="00F32884" w:rsidRDefault="00F32884" w:rsidP="00D30D63">
            <w:r>
              <w:t>Báo đỏ nếu sai validate</w:t>
            </w:r>
          </w:p>
        </w:tc>
      </w:tr>
      <w:tr w:rsidR="00F32884" w14:paraId="68700C22" w14:textId="77777777" w:rsidTr="00D30D63">
        <w:tc>
          <w:tcPr>
            <w:tcW w:w="634" w:type="dxa"/>
          </w:tcPr>
          <w:p w14:paraId="58CD07C2" w14:textId="77777777" w:rsidR="00F32884" w:rsidRDefault="00F32884" w:rsidP="00D30D63">
            <w:pPr>
              <w:jc w:val="center"/>
            </w:pPr>
            <w:r>
              <w:t xml:space="preserve">2 </w:t>
            </w:r>
          </w:p>
        </w:tc>
        <w:tc>
          <w:tcPr>
            <w:tcW w:w="893" w:type="dxa"/>
          </w:tcPr>
          <w:p w14:paraId="4CAF91EA" w14:textId="77777777" w:rsidR="00F32884" w:rsidRDefault="00F32884" w:rsidP="00D30D63">
            <w:r>
              <w:t>File import role</w:t>
            </w:r>
          </w:p>
        </w:tc>
        <w:tc>
          <w:tcPr>
            <w:tcW w:w="923" w:type="dxa"/>
          </w:tcPr>
          <w:p w14:paraId="067DA231" w14:textId="77777777" w:rsidR="00F32884" w:rsidRDefault="00F32884" w:rsidP="00D30D63">
            <w:r>
              <w:t xml:space="preserve">File </w:t>
            </w:r>
          </w:p>
        </w:tc>
        <w:tc>
          <w:tcPr>
            <w:tcW w:w="757" w:type="dxa"/>
          </w:tcPr>
          <w:p w14:paraId="1CC3DFA9" w14:textId="77777777" w:rsidR="00F32884" w:rsidRDefault="00F32884" w:rsidP="00D30D63">
            <w:r>
              <w:t>Chữ</w:t>
            </w:r>
          </w:p>
        </w:tc>
        <w:tc>
          <w:tcPr>
            <w:tcW w:w="771" w:type="dxa"/>
          </w:tcPr>
          <w:p w14:paraId="2168102B" w14:textId="77777777" w:rsidR="00F32884" w:rsidRDefault="00F32884" w:rsidP="00D30D63">
            <w:r>
              <w:t>100</w:t>
            </w:r>
          </w:p>
        </w:tc>
        <w:tc>
          <w:tcPr>
            <w:tcW w:w="979" w:type="dxa"/>
          </w:tcPr>
          <w:p w14:paraId="3040F6D2" w14:textId="77777777" w:rsidR="00F32884" w:rsidRDefault="00F32884" w:rsidP="00D30D63">
            <w:r>
              <w:t>Bắt buộc</w:t>
            </w:r>
          </w:p>
        </w:tc>
        <w:tc>
          <w:tcPr>
            <w:tcW w:w="762" w:type="dxa"/>
          </w:tcPr>
          <w:p w14:paraId="4749AEC7" w14:textId="77777777" w:rsidR="00F32884" w:rsidRPr="005A0169" w:rsidRDefault="00F32884" w:rsidP="00D30D63">
            <w:r w:rsidRPr="005A0169">
              <w:rPr>
                <w:sz w:val="22"/>
                <w:szCs w:val="22"/>
              </w:rPr>
              <w:t>Cho phép thay đổi</w:t>
            </w:r>
          </w:p>
        </w:tc>
        <w:tc>
          <w:tcPr>
            <w:tcW w:w="878" w:type="dxa"/>
          </w:tcPr>
          <w:p w14:paraId="70C2F5FC" w14:textId="77777777" w:rsidR="00F32884" w:rsidRDefault="00F32884" w:rsidP="00D30D63"/>
        </w:tc>
        <w:tc>
          <w:tcPr>
            <w:tcW w:w="713" w:type="dxa"/>
          </w:tcPr>
          <w:p w14:paraId="0263C1C2" w14:textId="77777777" w:rsidR="00F32884" w:rsidRDefault="00F32884" w:rsidP="00D30D63"/>
        </w:tc>
        <w:tc>
          <w:tcPr>
            <w:tcW w:w="1065" w:type="dxa"/>
          </w:tcPr>
          <w:p w14:paraId="480CD0AB" w14:textId="77777777" w:rsidR="00F32884" w:rsidRDefault="00F32884" w:rsidP="00D30D63">
            <w:r>
              <w:t>Bạn chưa chưa chọn file đính import</w:t>
            </w:r>
          </w:p>
        </w:tc>
        <w:tc>
          <w:tcPr>
            <w:tcW w:w="976" w:type="dxa"/>
          </w:tcPr>
          <w:p w14:paraId="2EAE1BDF" w14:textId="77777777" w:rsidR="00F32884" w:rsidRDefault="00F32884" w:rsidP="00D30D63">
            <w:r>
              <w:t>Báo đỏ nếu sai validate</w:t>
            </w:r>
          </w:p>
        </w:tc>
      </w:tr>
    </w:tbl>
    <w:p w14:paraId="2D8E5130" w14:textId="77777777" w:rsidR="00F32884" w:rsidRPr="00852D0B" w:rsidRDefault="00F32884" w:rsidP="00F32884">
      <w:pPr>
        <w:rPr>
          <w:b/>
        </w:rPr>
      </w:pPr>
    </w:p>
    <w:p w14:paraId="47CD7A4D" w14:textId="77777777" w:rsidR="00F32884" w:rsidRPr="00852D0B" w:rsidRDefault="00F32884" w:rsidP="00F32884">
      <w:pPr>
        <w:rPr>
          <w:b/>
        </w:rPr>
      </w:pPr>
    </w:p>
    <w:p w14:paraId="30D9A9F9" w14:textId="77777777" w:rsidR="00E01449" w:rsidRDefault="00670C05" w:rsidP="00E01449">
      <w:pPr>
        <w:rPr>
          <w:b/>
        </w:rPr>
      </w:pPr>
      <w:r>
        <w:rPr>
          <w:b/>
        </w:rPr>
        <w:t>3.2.3.4</w:t>
      </w:r>
      <w:r w:rsidR="00E01449">
        <w:rPr>
          <w:b/>
        </w:rPr>
        <w:t>. Màn hình</w:t>
      </w:r>
      <w:r w:rsidR="000F235A">
        <w:rPr>
          <w:b/>
        </w:rPr>
        <w:t xml:space="preserve"> </w:t>
      </w:r>
      <w:r>
        <w:rPr>
          <w:b/>
        </w:rPr>
        <w:t>4:</w:t>
      </w:r>
      <w:r>
        <w:t xml:space="preserve"> M</w:t>
      </w:r>
      <w:r w:rsidRPr="00670C05">
        <w:t>àn hình tích chọn mapping giữa jobcode và role của ứng dụng</w:t>
      </w:r>
    </w:p>
    <w:p w14:paraId="295A92AB" w14:textId="77777777" w:rsidR="00E01449" w:rsidRDefault="00E01449" w:rsidP="00E01449">
      <w:pPr>
        <w:rPr>
          <w:b/>
        </w:rPr>
      </w:pPr>
      <w:r>
        <w:rPr>
          <w:b/>
        </w:rPr>
        <w:t>a. Giao điện</w:t>
      </w:r>
    </w:p>
    <w:p w14:paraId="12B98277" w14:textId="77777777" w:rsidR="00E01449" w:rsidRDefault="000F235A" w:rsidP="00E01449">
      <w:pPr>
        <w:rPr>
          <w:b/>
        </w:rPr>
      </w:pPr>
      <w:r>
        <w:rPr>
          <w:b/>
          <w:noProof/>
        </w:rPr>
        <w:lastRenderedPageBreak/>
        <w:drawing>
          <wp:inline distT="0" distB="0" distL="0" distR="0" wp14:anchorId="09712207" wp14:editId="54332029">
            <wp:extent cx="5944235" cy="3352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cong3png - Copy.png"/>
                    <pic:cNvPicPr/>
                  </pic:nvPicPr>
                  <pic:blipFill>
                    <a:blip r:embed="rId25">
                      <a:extLst>
                        <a:ext uri="{28A0092B-C50C-407E-A947-70E740481C1C}">
                          <a14:useLocalDpi xmlns:a14="http://schemas.microsoft.com/office/drawing/2010/main" val="0"/>
                        </a:ext>
                      </a:extLst>
                    </a:blip>
                    <a:stretch>
                      <a:fillRect/>
                    </a:stretch>
                  </pic:blipFill>
                  <pic:spPr>
                    <a:xfrm>
                      <a:off x="0" y="0"/>
                      <a:ext cx="5944235" cy="3352165"/>
                    </a:xfrm>
                    <a:prstGeom prst="rect">
                      <a:avLst/>
                    </a:prstGeom>
                  </pic:spPr>
                </pic:pic>
              </a:graphicData>
            </a:graphic>
          </wp:inline>
        </w:drawing>
      </w:r>
    </w:p>
    <w:p w14:paraId="71CEC89F" w14:textId="12D97F90" w:rsidR="009D2997" w:rsidRPr="009D2997" w:rsidRDefault="009D2997" w:rsidP="009D2997">
      <w:pPr>
        <w:spacing w:after="0" w:line="240" w:lineRule="auto"/>
        <w:rPr>
          <w:i/>
        </w:rPr>
      </w:pPr>
      <w:r w:rsidRPr="009D2997">
        <w:rPr>
          <w:i/>
        </w:rPr>
        <w:t xml:space="preserve">Ghi chú: Trường Role trong giao diện </w:t>
      </w:r>
      <w:r w:rsidR="000A242E">
        <w:rPr>
          <w:i/>
        </w:rPr>
        <w:t xml:space="preserve">trên </w:t>
      </w:r>
      <w:r w:rsidR="0089319D">
        <w:rPr>
          <w:i/>
        </w:rPr>
        <w:t>chứ</w:t>
      </w:r>
      <w:ins w:id="84" w:author="Nguyen Thanh Son" w:date="2022-10-27T15:10:00Z">
        <w:r w:rsidR="00B8046E">
          <w:rPr>
            <w:i/>
          </w:rPr>
          <w:t>a</w:t>
        </w:r>
      </w:ins>
      <w:r w:rsidR="0089319D">
        <w:rPr>
          <w:i/>
        </w:rPr>
        <w:t xml:space="preserve"> các thông tin</w:t>
      </w:r>
      <w:r w:rsidR="00932407">
        <w:rPr>
          <w:i/>
        </w:rPr>
        <w:t xml:space="preserve">: </w:t>
      </w:r>
      <w:r w:rsidR="00AD3BD3">
        <w:rPr>
          <w:i/>
        </w:rPr>
        <w:t>“</w:t>
      </w:r>
      <w:r w:rsidR="00932407">
        <w:rPr>
          <w:i/>
        </w:rPr>
        <w:t>Role_Code</w:t>
      </w:r>
      <w:r w:rsidR="00AD3BD3">
        <w:rPr>
          <w:i/>
        </w:rPr>
        <w:t>”</w:t>
      </w:r>
      <w:r w:rsidR="00932407">
        <w:rPr>
          <w:i/>
        </w:rPr>
        <w:t xml:space="preserve"> _</w:t>
      </w:r>
      <w:r w:rsidRPr="009D2997">
        <w:rPr>
          <w:i/>
        </w:rPr>
        <w:t xml:space="preserve"> </w:t>
      </w:r>
      <w:r w:rsidR="00AD3BD3">
        <w:rPr>
          <w:i/>
        </w:rPr>
        <w:t xml:space="preserve"> “</w:t>
      </w:r>
      <w:r w:rsidRPr="009D2997">
        <w:rPr>
          <w:i/>
        </w:rPr>
        <w:t>Role_Name</w:t>
      </w:r>
      <w:r w:rsidR="00AD3BD3">
        <w:rPr>
          <w:i/>
        </w:rPr>
        <w:t>”</w:t>
      </w:r>
    </w:p>
    <w:p w14:paraId="24F38136" w14:textId="77777777" w:rsidR="009D2997" w:rsidRDefault="009D2997" w:rsidP="009D2997">
      <w:pPr>
        <w:spacing w:after="0" w:line="240" w:lineRule="auto"/>
        <w:rPr>
          <w:i/>
        </w:rPr>
      </w:pPr>
      <w:r w:rsidRPr="009D2997">
        <w:rPr>
          <w:i/>
        </w:rPr>
        <w:t xml:space="preserve">Ví dụ: </w:t>
      </w:r>
      <w:r w:rsidR="00A705A5">
        <w:rPr>
          <w:i/>
        </w:rPr>
        <w:t>AML.BU.MAKER _</w:t>
      </w:r>
      <w:r w:rsidRPr="009D2997">
        <w:rPr>
          <w:i/>
        </w:rPr>
        <w:t xml:space="preserve"> Quyền maker tại ĐVKD</w:t>
      </w:r>
    </w:p>
    <w:p w14:paraId="2CB0BB6D" w14:textId="77777777" w:rsidR="00921955" w:rsidRDefault="008C7D30" w:rsidP="00921955">
      <w:pPr>
        <w:spacing w:after="0" w:line="240" w:lineRule="auto"/>
        <w:rPr>
          <w:i/>
        </w:rPr>
      </w:pPr>
      <w:r>
        <w:rPr>
          <w:i/>
        </w:rPr>
        <w:t xml:space="preserve">          </w:t>
      </w:r>
      <w:r w:rsidR="00921955">
        <w:rPr>
          <w:i/>
        </w:rPr>
        <w:t>AML.BU.CHECKER _</w:t>
      </w:r>
      <w:r w:rsidR="00921955" w:rsidRPr="009D2997">
        <w:rPr>
          <w:i/>
        </w:rPr>
        <w:t xml:space="preserve"> Quyề</w:t>
      </w:r>
      <w:r w:rsidR="00921955">
        <w:rPr>
          <w:i/>
        </w:rPr>
        <w:t>n ckec</w:t>
      </w:r>
      <w:r w:rsidR="00921955" w:rsidRPr="009D2997">
        <w:rPr>
          <w:i/>
        </w:rPr>
        <w:t>ker tại ĐVKD</w:t>
      </w:r>
    </w:p>
    <w:p w14:paraId="13131107" w14:textId="77777777" w:rsidR="00921955" w:rsidRDefault="00921955" w:rsidP="009D2997">
      <w:pPr>
        <w:spacing w:after="0" w:line="240" w:lineRule="auto"/>
        <w:rPr>
          <w:i/>
        </w:rPr>
      </w:pPr>
    </w:p>
    <w:p w14:paraId="5D80F782" w14:textId="77777777" w:rsidR="009D2997" w:rsidRPr="009D2997" w:rsidRDefault="009D2997" w:rsidP="009D2997">
      <w:pPr>
        <w:spacing w:after="0" w:line="240" w:lineRule="auto"/>
        <w:rPr>
          <w:i/>
        </w:rPr>
      </w:pPr>
    </w:p>
    <w:p w14:paraId="37A41862" w14:textId="77777777" w:rsidR="00E01449" w:rsidRDefault="00E01449" w:rsidP="00E01449">
      <w:pPr>
        <w:rPr>
          <w:b/>
        </w:rPr>
      </w:pPr>
      <w:r>
        <w:rPr>
          <w:b/>
        </w:rPr>
        <w:t xml:space="preserve">b. </w:t>
      </w:r>
      <w:r w:rsidRPr="00D57268">
        <w:rPr>
          <w:b/>
        </w:rPr>
        <w:t>Thông tin các trường và validate dữ liệu</w:t>
      </w:r>
    </w:p>
    <w:p w14:paraId="2D483F7E" w14:textId="77777777" w:rsidR="00E01449" w:rsidRDefault="00E01449" w:rsidP="00E01449">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E01449" w:rsidRPr="00EF7FE0" w14:paraId="56BF5283" w14:textId="77777777" w:rsidTr="00141CFB">
        <w:trPr>
          <w:tblHeader/>
        </w:trPr>
        <w:tc>
          <w:tcPr>
            <w:tcW w:w="634" w:type="dxa"/>
            <w:shd w:val="pct5" w:color="auto" w:fill="auto"/>
          </w:tcPr>
          <w:p w14:paraId="47B8A116" w14:textId="77777777" w:rsidR="00E01449" w:rsidRPr="00EF7FE0" w:rsidRDefault="00E01449" w:rsidP="00141CFB">
            <w:pPr>
              <w:rPr>
                <w:b/>
                <w:sz w:val="22"/>
                <w:szCs w:val="22"/>
              </w:rPr>
            </w:pPr>
            <w:r w:rsidRPr="00EF7FE0">
              <w:rPr>
                <w:b/>
                <w:sz w:val="22"/>
                <w:szCs w:val="22"/>
              </w:rPr>
              <w:t>STT</w:t>
            </w:r>
          </w:p>
        </w:tc>
        <w:tc>
          <w:tcPr>
            <w:tcW w:w="893" w:type="dxa"/>
            <w:shd w:val="pct5" w:color="auto" w:fill="auto"/>
          </w:tcPr>
          <w:p w14:paraId="11089A71" w14:textId="77777777" w:rsidR="00E01449" w:rsidRPr="00EF7FE0" w:rsidRDefault="00E01449" w:rsidP="00141CFB">
            <w:pPr>
              <w:rPr>
                <w:b/>
                <w:sz w:val="22"/>
                <w:szCs w:val="22"/>
              </w:rPr>
            </w:pPr>
            <w:r w:rsidRPr="00EF7FE0">
              <w:rPr>
                <w:b/>
                <w:sz w:val="22"/>
                <w:szCs w:val="22"/>
              </w:rPr>
              <w:t>Tên trường</w:t>
            </w:r>
          </w:p>
        </w:tc>
        <w:tc>
          <w:tcPr>
            <w:tcW w:w="923" w:type="dxa"/>
            <w:shd w:val="pct5" w:color="auto" w:fill="auto"/>
          </w:tcPr>
          <w:p w14:paraId="1219A58A" w14:textId="77777777" w:rsidR="00E01449" w:rsidRPr="00EF7FE0" w:rsidRDefault="00E01449" w:rsidP="00141CFB">
            <w:pPr>
              <w:rPr>
                <w:b/>
                <w:sz w:val="22"/>
                <w:szCs w:val="22"/>
              </w:rPr>
            </w:pPr>
            <w:r>
              <w:rPr>
                <w:b/>
                <w:sz w:val="22"/>
                <w:szCs w:val="22"/>
              </w:rPr>
              <w:t>Loại trường</w:t>
            </w:r>
          </w:p>
        </w:tc>
        <w:tc>
          <w:tcPr>
            <w:tcW w:w="757" w:type="dxa"/>
            <w:shd w:val="pct5" w:color="auto" w:fill="auto"/>
          </w:tcPr>
          <w:p w14:paraId="7CF0535B" w14:textId="77777777" w:rsidR="00E01449" w:rsidRPr="00EF7FE0" w:rsidRDefault="00E01449" w:rsidP="00141CFB">
            <w:pPr>
              <w:rPr>
                <w:b/>
                <w:sz w:val="22"/>
                <w:szCs w:val="22"/>
              </w:rPr>
            </w:pPr>
            <w:r w:rsidRPr="00EF7FE0">
              <w:rPr>
                <w:b/>
                <w:sz w:val="22"/>
                <w:szCs w:val="22"/>
              </w:rPr>
              <w:t>Định dạng</w:t>
            </w:r>
          </w:p>
        </w:tc>
        <w:tc>
          <w:tcPr>
            <w:tcW w:w="771" w:type="dxa"/>
            <w:shd w:val="pct5" w:color="auto" w:fill="auto"/>
          </w:tcPr>
          <w:p w14:paraId="2ABABB0D" w14:textId="77777777" w:rsidR="00E01449" w:rsidRPr="00EF7FE0" w:rsidRDefault="00E01449" w:rsidP="00141CFB">
            <w:pPr>
              <w:rPr>
                <w:b/>
                <w:sz w:val="22"/>
                <w:szCs w:val="22"/>
              </w:rPr>
            </w:pPr>
            <w:r>
              <w:rPr>
                <w:b/>
                <w:sz w:val="22"/>
                <w:szCs w:val="22"/>
              </w:rPr>
              <w:t>Độ dài tối thiểu, tối đa</w:t>
            </w:r>
          </w:p>
        </w:tc>
        <w:tc>
          <w:tcPr>
            <w:tcW w:w="979" w:type="dxa"/>
            <w:shd w:val="pct5" w:color="auto" w:fill="auto"/>
          </w:tcPr>
          <w:p w14:paraId="58A6B843" w14:textId="77777777" w:rsidR="00E01449" w:rsidRPr="00EF7FE0" w:rsidRDefault="00E01449" w:rsidP="00141CFB">
            <w:pPr>
              <w:rPr>
                <w:b/>
                <w:sz w:val="22"/>
                <w:szCs w:val="22"/>
              </w:rPr>
            </w:pPr>
            <w:r w:rsidRPr="00EF7FE0">
              <w:rPr>
                <w:b/>
                <w:sz w:val="22"/>
                <w:szCs w:val="22"/>
              </w:rPr>
              <w:t>Trường bắt buộc</w:t>
            </w:r>
          </w:p>
        </w:tc>
        <w:tc>
          <w:tcPr>
            <w:tcW w:w="762" w:type="dxa"/>
            <w:shd w:val="pct5" w:color="auto" w:fill="auto"/>
          </w:tcPr>
          <w:p w14:paraId="0EF7DAAE" w14:textId="77777777" w:rsidR="00E01449" w:rsidRPr="00EF7FE0" w:rsidRDefault="00E01449" w:rsidP="00141CFB">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558CEDBF" w14:textId="77777777" w:rsidR="00E01449" w:rsidRPr="00EF7FE0" w:rsidRDefault="00E01449" w:rsidP="00141CFB">
            <w:pPr>
              <w:rPr>
                <w:b/>
                <w:sz w:val="22"/>
                <w:szCs w:val="22"/>
              </w:rPr>
            </w:pPr>
            <w:r w:rsidRPr="00EF7FE0">
              <w:rPr>
                <w:b/>
                <w:sz w:val="22"/>
                <w:szCs w:val="22"/>
              </w:rPr>
              <w:t>Thông tin tham chiếu</w:t>
            </w:r>
          </w:p>
        </w:tc>
        <w:tc>
          <w:tcPr>
            <w:tcW w:w="713" w:type="dxa"/>
            <w:shd w:val="pct5" w:color="auto" w:fill="auto"/>
          </w:tcPr>
          <w:p w14:paraId="1A899C7E" w14:textId="77777777" w:rsidR="00E01449" w:rsidRPr="00EF7FE0" w:rsidRDefault="00E01449" w:rsidP="00141CFB">
            <w:pPr>
              <w:rPr>
                <w:b/>
                <w:sz w:val="22"/>
                <w:szCs w:val="22"/>
              </w:rPr>
            </w:pPr>
            <w:r>
              <w:rPr>
                <w:b/>
                <w:sz w:val="22"/>
                <w:szCs w:val="22"/>
              </w:rPr>
              <w:t>Giá trị mặc định</w:t>
            </w:r>
          </w:p>
        </w:tc>
        <w:tc>
          <w:tcPr>
            <w:tcW w:w="1065" w:type="dxa"/>
            <w:shd w:val="pct5" w:color="auto" w:fill="auto"/>
          </w:tcPr>
          <w:p w14:paraId="2C455B07" w14:textId="77777777" w:rsidR="00E01449" w:rsidRPr="00EF7FE0" w:rsidRDefault="00E01449" w:rsidP="00141CFB">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BC1D96E" w14:textId="77777777" w:rsidR="00E01449" w:rsidRPr="00EF7FE0" w:rsidRDefault="00E01449" w:rsidP="00141CFB">
            <w:pPr>
              <w:rPr>
                <w:b/>
                <w:sz w:val="22"/>
                <w:szCs w:val="22"/>
              </w:rPr>
            </w:pPr>
            <w:r>
              <w:rPr>
                <w:b/>
                <w:sz w:val="22"/>
                <w:szCs w:val="22"/>
              </w:rPr>
              <w:t>Ghi chú</w:t>
            </w:r>
          </w:p>
        </w:tc>
      </w:tr>
      <w:tr w:rsidR="000F235A" w14:paraId="15692DC5" w14:textId="77777777" w:rsidTr="00141CFB">
        <w:tc>
          <w:tcPr>
            <w:tcW w:w="634" w:type="dxa"/>
          </w:tcPr>
          <w:p w14:paraId="04CD47AE" w14:textId="77777777" w:rsidR="000F235A" w:rsidRDefault="000F235A" w:rsidP="00141CFB">
            <w:pPr>
              <w:jc w:val="center"/>
            </w:pPr>
            <w:r>
              <w:t>1</w:t>
            </w:r>
          </w:p>
        </w:tc>
        <w:tc>
          <w:tcPr>
            <w:tcW w:w="893" w:type="dxa"/>
          </w:tcPr>
          <w:p w14:paraId="52439AC1" w14:textId="77777777" w:rsidR="000F235A" w:rsidRDefault="000F235A" w:rsidP="00141CFB">
            <w:r>
              <w:t>Hệ thống</w:t>
            </w:r>
          </w:p>
        </w:tc>
        <w:tc>
          <w:tcPr>
            <w:tcW w:w="923" w:type="dxa"/>
          </w:tcPr>
          <w:p w14:paraId="0694AEF7" w14:textId="77777777" w:rsidR="000F235A" w:rsidRDefault="00CA14FA" w:rsidP="00141CFB">
            <w:r>
              <w:t>Texbok</w:t>
            </w:r>
          </w:p>
        </w:tc>
        <w:tc>
          <w:tcPr>
            <w:tcW w:w="757" w:type="dxa"/>
          </w:tcPr>
          <w:p w14:paraId="1108ECD6" w14:textId="77777777" w:rsidR="000F235A" w:rsidRDefault="00CA14FA" w:rsidP="00141CFB">
            <w:r>
              <w:t>Kiểu chữ</w:t>
            </w:r>
          </w:p>
        </w:tc>
        <w:tc>
          <w:tcPr>
            <w:tcW w:w="771" w:type="dxa"/>
          </w:tcPr>
          <w:p w14:paraId="1E727C93" w14:textId="77777777" w:rsidR="000F235A" w:rsidRDefault="00CA14FA" w:rsidP="00141CFB">
            <w:r>
              <w:t>20</w:t>
            </w:r>
          </w:p>
        </w:tc>
        <w:tc>
          <w:tcPr>
            <w:tcW w:w="979" w:type="dxa"/>
          </w:tcPr>
          <w:p w14:paraId="2921DB09" w14:textId="77777777" w:rsidR="000F235A" w:rsidRDefault="00CA14FA" w:rsidP="00141CFB">
            <w:r>
              <w:t>Bắt buộc</w:t>
            </w:r>
          </w:p>
        </w:tc>
        <w:tc>
          <w:tcPr>
            <w:tcW w:w="762" w:type="dxa"/>
          </w:tcPr>
          <w:p w14:paraId="12DCB4A0" w14:textId="77777777" w:rsidR="000F235A" w:rsidRPr="005A0169" w:rsidRDefault="00CA14FA" w:rsidP="00141CFB">
            <w:pPr>
              <w:rPr>
                <w:sz w:val="22"/>
                <w:szCs w:val="22"/>
              </w:rPr>
            </w:pPr>
            <w:r>
              <w:rPr>
                <w:sz w:val="22"/>
                <w:szCs w:val="22"/>
              </w:rPr>
              <w:t>Không thay đổi</w:t>
            </w:r>
          </w:p>
        </w:tc>
        <w:tc>
          <w:tcPr>
            <w:tcW w:w="878" w:type="dxa"/>
          </w:tcPr>
          <w:p w14:paraId="380A1520" w14:textId="77777777" w:rsidR="000F235A" w:rsidRDefault="000F235A" w:rsidP="00141CFB"/>
        </w:tc>
        <w:tc>
          <w:tcPr>
            <w:tcW w:w="713" w:type="dxa"/>
          </w:tcPr>
          <w:p w14:paraId="75D92C89" w14:textId="77777777" w:rsidR="000F235A" w:rsidRDefault="000F235A" w:rsidP="00141CFB"/>
        </w:tc>
        <w:tc>
          <w:tcPr>
            <w:tcW w:w="1065" w:type="dxa"/>
          </w:tcPr>
          <w:p w14:paraId="278E81A7" w14:textId="77777777" w:rsidR="000F235A" w:rsidRDefault="000F235A" w:rsidP="00141CFB"/>
        </w:tc>
        <w:tc>
          <w:tcPr>
            <w:tcW w:w="976" w:type="dxa"/>
          </w:tcPr>
          <w:p w14:paraId="21109D24" w14:textId="77777777" w:rsidR="000F235A" w:rsidRDefault="000F235A" w:rsidP="00141CFB"/>
        </w:tc>
      </w:tr>
      <w:tr w:rsidR="000F235A" w14:paraId="27E823EC" w14:textId="77777777" w:rsidTr="00141CFB">
        <w:tc>
          <w:tcPr>
            <w:tcW w:w="634" w:type="dxa"/>
          </w:tcPr>
          <w:p w14:paraId="7F0DA12D" w14:textId="77777777" w:rsidR="000F235A" w:rsidRDefault="000F235A" w:rsidP="00141CFB">
            <w:pPr>
              <w:jc w:val="center"/>
            </w:pPr>
            <w:r>
              <w:t>2</w:t>
            </w:r>
          </w:p>
        </w:tc>
        <w:tc>
          <w:tcPr>
            <w:tcW w:w="893" w:type="dxa"/>
          </w:tcPr>
          <w:p w14:paraId="48ED278B" w14:textId="77777777" w:rsidR="000F235A" w:rsidRDefault="000F235A" w:rsidP="00141CFB">
            <w:r>
              <w:t>Jobcode</w:t>
            </w:r>
          </w:p>
        </w:tc>
        <w:tc>
          <w:tcPr>
            <w:tcW w:w="923" w:type="dxa"/>
          </w:tcPr>
          <w:p w14:paraId="4D12E46D" w14:textId="77777777" w:rsidR="000F235A" w:rsidRDefault="00CA14FA" w:rsidP="00141CFB">
            <w:r>
              <w:t>Texbox</w:t>
            </w:r>
          </w:p>
        </w:tc>
        <w:tc>
          <w:tcPr>
            <w:tcW w:w="757" w:type="dxa"/>
          </w:tcPr>
          <w:p w14:paraId="68D1F6C6" w14:textId="77777777" w:rsidR="000F235A" w:rsidRDefault="00CA14FA" w:rsidP="00141CFB">
            <w:r>
              <w:t>Kiểu chữ</w:t>
            </w:r>
          </w:p>
        </w:tc>
        <w:tc>
          <w:tcPr>
            <w:tcW w:w="771" w:type="dxa"/>
          </w:tcPr>
          <w:p w14:paraId="59F4E737" w14:textId="77777777" w:rsidR="000F235A" w:rsidRDefault="00CA14FA" w:rsidP="00141CFB">
            <w:r>
              <w:t>20</w:t>
            </w:r>
          </w:p>
        </w:tc>
        <w:tc>
          <w:tcPr>
            <w:tcW w:w="979" w:type="dxa"/>
          </w:tcPr>
          <w:p w14:paraId="2357084B" w14:textId="77777777" w:rsidR="000F235A" w:rsidRDefault="00CA14FA" w:rsidP="00141CFB">
            <w:r>
              <w:t>Bắt buộc</w:t>
            </w:r>
          </w:p>
        </w:tc>
        <w:tc>
          <w:tcPr>
            <w:tcW w:w="762" w:type="dxa"/>
          </w:tcPr>
          <w:p w14:paraId="5CE5DA85" w14:textId="77777777" w:rsidR="000F235A" w:rsidRPr="005A0169" w:rsidRDefault="00CA14FA" w:rsidP="00141CFB">
            <w:pPr>
              <w:rPr>
                <w:sz w:val="22"/>
                <w:szCs w:val="22"/>
              </w:rPr>
            </w:pPr>
            <w:r>
              <w:rPr>
                <w:sz w:val="22"/>
                <w:szCs w:val="22"/>
              </w:rPr>
              <w:t>Không thay đổi</w:t>
            </w:r>
          </w:p>
        </w:tc>
        <w:tc>
          <w:tcPr>
            <w:tcW w:w="878" w:type="dxa"/>
          </w:tcPr>
          <w:p w14:paraId="78FCFFC6" w14:textId="77777777" w:rsidR="000F235A" w:rsidRDefault="000F235A" w:rsidP="00141CFB"/>
        </w:tc>
        <w:tc>
          <w:tcPr>
            <w:tcW w:w="713" w:type="dxa"/>
          </w:tcPr>
          <w:p w14:paraId="1CED3882" w14:textId="77777777" w:rsidR="000F235A" w:rsidRDefault="000F235A" w:rsidP="00141CFB"/>
        </w:tc>
        <w:tc>
          <w:tcPr>
            <w:tcW w:w="1065" w:type="dxa"/>
          </w:tcPr>
          <w:p w14:paraId="539D8427" w14:textId="77777777" w:rsidR="000F235A" w:rsidRDefault="000F235A" w:rsidP="00141CFB"/>
        </w:tc>
        <w:tc>
          <w:tcPr>
            <w:tcW w:w="976" w:type="dxa"/>
          </w:tcPr>
          <w:p w14:paraId="5CE3BD75" w14:textId="77777777" w:rsidR="000F235A" w:rsidRDefault="000F235A" w:rsidP="00141CFB"/>
        </w:tc>
      </w:tr>
      <w:tr w:rsidR="000F235A" w14:paraId="78A66B5A" w14:textId="77777777" w:rsidTr="00141CFB">
        <w:tc>
          <w:tcPr>
            <w:tcW w:w="634" w:type="dxa"/>
          </w:tcPr>
          <w:p w14:paraId="0FB6D63A" w14:textId="77777777" w:rsidR="000F235A" w:rsidRDefault="000F235A" w:rsidP="00141CFB">
            <w:pPr>
              <w:jc w:val="center"/>
            </w:pPr>
            <w:r>
              <w:t>3</w:t>
            </w:r>
          </w:p>
        </w:tc>
        <w:tc>
          <w:tcPr>
            <w:tcW w:w="893" w:type="dxa"/>
          </w:tcPr>
          <w:p w14:paraId="7445191A" w14:textId="77777777" w:rsidR="000F235A" w:rsidRDefault="000F235A" w:rsidP="00141CFB">
            <w:r>
              <w:t>Desc</w:t>
            </w:r>
          </w:p>
        </w:tc>
        <w:tc>
          <w:tcPr>
            <w:tcW w:w="923" w:type="dxa"/>
          </w:tcPr>
          <w:p w14:paraId="19E0F6D4" w14:textId="77777777" w:rsidR="000F235A" w:rsidRDefault="00CA14FA" w:rsidP="00141CFB">
            <w:r>
              <w:t>Texbox</w:t>
            </w:r>
          </w:p>
        </w:tc>
        <w:tc>
          <w:tcPr>
            <w:tcW w:w="757" w:type="dxa"/>
          </w:tcPr>
          <w:p w14:paraId="6669EA92" w14:textId="77777777" w:rsidR="000F235A" w:rsidRDefault="00CA14FA" w:rsidP="00141CFB">
            <w:r>
              <w:t>Kiểu chữ</w:t>
            </w:r>
          </w:p>
        </w:tc>
        <w:tc>
          <w:tcPr>
            <w:tcW w:w="771" w:type="dxa"/>
          </w:tcPr>
          <w:p w14:paraId="0858CECA" w14:textId="77777777" w:rsidR="000F235A" w:rsidRDefault="00CA14FA" w:rsidP="00141CFB">
            <w:r>
              <w:t>200</w:t>
            </w:r>
          </w:p>
        </w:tc>
        <w:tc>
          <w:tcPr>
            <w:tcW w:w="979" w:type="dxa"/>
          </w:tcPr>
          <w:p w14:paraId="5201D680" w14:textId="77777777" w:rsidR="000F235A" w:rsidRDefault="00CA14FA" w:rsidP="00141CFB">
            <w:r>
              <w:t>Bắt buộc</w:t>
            </w:r>
          </w:p>
        </w:tc>
        <w:tc>
          <w:tcPr>
            <w:tcW w:w="762" w:type="dxa"/>
          </w:tcPr>
          <w:p w14:paraId="2B8ED267" w14:textId="77777777" w:rsidR="000F235A" w:rsidRPr="005A0169" w:rsidRDefault="00CA14FA" w:rsidP="00141CFB">
            <w:pPr>
              <w:rPr>
                <w:sz w:val="22"/>
                <w:szCs w:val="22"/>
              </w:rPr>
            </w:pPr>
            <w:r>
              <w:rPr>
                <w:sz w:val="22"/>
                <w:szCs w:val="22"/>
              </w:rPr>
              <w:t>Không thay đổi</w:t>
            </w:r>
          </w:p>
        </w:tc>
        <w:tc>
          <w:tcPr>
            <w:tcW w:w="878" w:type="dxa"/>
          </w:tcPr>
          <w:p w14:paraId="212A9475" w14:textId="77777777" w:rsidR="000F235A" w:rsidRDefault="000F235A" w:rsidP="00141CFB"/>
        </w:tc>
        <w:tc>
          <w:tcPr>
            <w:tcW w:w="713" w:type="dxa"/>
          </w:tcPr>
          <w:p w14:paraId="798E1A93" w14:textId="77777777" w:rsidR="000F235A" w:rsidRDefault="000F235A" w:rsidP="00141CFB"/>
        </w:tc>
        <w:tc>
          <w:tcPr>
            <w:tcW w:w="1065" w:type="dxa"/>
          </w:tcPr>
          <w:p w14:paraId="5B9E83F2" w14:textId="77777777" w:rsidR="000F235A" w:rsidRDefault="000F235A" w:rsidP="00141CFB"/>
        </w:tc>
        <w:tc>
          <w:tcPr>
            <w:tcW w:w="976" w:type="dxa"/>
          </w:tcPr>
          <w:p w14:paraId="6B38AF35" w14:textId="77777777" w:rsidR="000F235A" w:rsidRDefault="000F235A" w:rsidP="00141CFB"/>
        </w:tc>
      </w:tr>
      <w:tr w:rsidR="000F235A" w14:paraId="085DFC9A" w14:textId="77777777" w:rsidTr="00141CFB">
        <w:tc>
          <w:tcPr>
            <w:tcW w:w="634" w:type="dxa"/>
          </w:tcPr>
          <w:p w14:paraId="23715981" w14:textId="77777777" w:rsidR="000F235A" w:rsidRDefault="000F235A" w:rsidP="00141CFB">
            <w:pPr>
              <w:jc w:val="center"/>
            </w:pPr>
            <w:r>
              <w:t>4</w:t>
            </w:r>
          </w:p>
        </w:tc>
        <w:tc>
          <w:tcPr>
            <w:tcW w:w="893" w:type="dxa"/>
          </w:tcPr>
          <w:p w14:paraId="4E835C70" w14:textId="77777777" w:rsidR="000F235A" w:rsidRDefault="000F235A" w:rsidP="00141CFB">
            <w:r>
              <w:t>Role</w:t>
            </w:r>
          </w:p>
        </w:tc>
        <w:tc>
          <w:tcPr>
            <w:tcW w:w="923" w:type="dxa"/>
          </w:tcPr>
          <w:p w14:paraId="207E25D5" w14:textId="77777777" w:rsidR="000F235A" w:rsidRDefault="00CA14FA" w:rsidP="00141CFB">
            <w:r>
              <w:t>Texbox</w:t>
            </w:r>
          </w:p>
        </w:tc>
        <w:tc>
          <w:tcPr>
            <w:tcW w:w="757" w:type="dxa"/>
          </w:tcPr>
          <w:p w14:paraId="227E1A7F" w14:textId="77777777" w:rsidR="000F235A" w:rsidRDefault="00CA14FA" w:rsidP="00141CFB">
            <w:r>
              <w:t>Kiểu chữ</w:t>
            </w:r>
          </w:p>
        </w:tc>
        <w:tc>
          <w:tcPr>
            <w:tcW w:w="771" w:type="dxa"/>
          </w:tcPr>
          <w:p w14:paraId="5ACB43DD" w14:textId="77777777" w:rsidR="000F235A" w:rsidRDefault="00CA14FA" w:rsidP="00141CFB">
            <w:r>
              <w:t>200</w:t>
            </w:r>
          </w:p>
        </w:tc>
        <w:tc>
          <w:tcPr>
            <w:tcW w:w="979" w:type="dxa"/>
          </w:tcPr>
          <w:p w14:paraId="42F76B4C" w14:textId="77777777" w:rsidR="000F235A" w:rsidRDefault="00CA14FA" w:rsidP="00141CFB">
            <w:r>
              <w:t>Bắt buộc</w:t>
            </w:r>
          </w:p>
        </w:tc>
        <w:tc>
          <w:tcPr>
            <w:tcW w:w="762" w:type="dxa"/>
          </w:tcPr>
          <w:p w14:paraId="28DC1FAC" w14:textId="77777777" w:rsidR="000F235A" w:rsidRPr="005A0169" w:rsidRDefault="00CA14FA" w:rsidP="00141CFB">
            <w:pPr>
              <w:rPr>
                <w:sz w:val="22"/>
                <w:szCs w:val="22"/>
              </w:rPr>
            </w:pPr>
            <w:r>
              <w:rPr>
                <w:sz w:val="22"/>
                <w:szCs w:val="22"/>
              </w:rPr>
              <w:t>Cho phép thay đổi</w:t>
            </w:r>
          </w:p>
        </w:tc>
        <w:tc>
          <w:tcPr>
            <w:tcW w:w="878" w:type="dxa"/>
          </w:tcPr>
          <w:p w14:paraId="1FB7D3E4" w14:textId="77777777" w:rsidR="000F235A" w:rsidRDefault="00CA14FA" w:rsidP="00141CFB">
            <w:r>
              <w:t xml:space="preserve">Lấy danh sách role theo </w:t>
            </w:r>
            <w:r>
              <w:lastRenderedPageBreak/>
              <w:t>hệ thống tại bảng sso_application_role</w:t>
            </w:r>
          </w:p>
        </w:tc>
        <w:tc>
          <w:tcPr>
            <w:tcW w:w="713" w:type="dxa"/>
          </w:tcPr>
          <w:p w14:paraId="6A489377" w14:textId="77777777" w:rsidR="000F235A" w:rsidRDefault="000F235A" w:rsidP="00141CFB"/>
        </w:tc>
        <w:tc>
          <w:tcPr>
            <w:tcW w:w="1065" w:type="dxa"/>
          </w:tcPr>
          <w:p w14:paraId="7D4E1A90" w14:textId="77777777" w:rsidR="000F235A" w:rsidRDefault="000F235A" w:rsidP="00141CFB"/>
        </w:tc>
        <w:tc>
          <w:tcPr>
            <w:tcW w:w="976" w:type="dxa"/>
          </w:tcPr>
          <w:p w14:paraId="385DFA74" w14:textId="77777777" w:rsidR="009E4B29" w:rsidRDefault="009E4B29" w:rsidP="00141CFB"/>
        </w:tc>
      </w:tr>
    </w:tbl>
    <w:p w14:paraId="18B045DD" w14:textId="77777777" w:rsidR="00E01449" w:rsidRPr="00852D0B" w:rsidRDefault="00E01449" w:rsidP="00E01449">
      <w:pPr>
        <w:rPr>
          <w:b/>
        </w:rPr>
      </w:pPr>
    </w:p>
    <w:p w14:paraId="3D74DF51" w14:textId="77777777" w:rsidR="00507B30" w:rsidRDefault="00E01449">
      <w:pPr>
        <w:rPr>
          <w:rFonts w:eastAsiaTheme="majorEastAsia"/>
          <w:b/>
          <w:bCs/>
          <w:sz w:val="26"/>
          <w:szCs w:val="26"/>
        </w:rPr>
      </w:pPr>
      <w:r>
        <w:br w:type="page"/>
      </w:r>
    </w:p>
    <w:p w14:paraId="47A7EA76" w14:textId="77777777" w:rsidR="00EE14C4" w:rsidRDefault="00EE14C4" w:rsidP="00850720">
      <w:pPr>
        <w:pStyle w:val="Heading1"/>
        <w:numPr>
          <w:ilvl w:val="0"/>
          <w:numId w:val="0"/>
        </w:numPr>
        <w:rPr>
          <w:color w:val="auto"/>
        </w:rPr>
      </w:pPr>
    </w:p>
    <w:p w14:paraId="0FDA8803" w14:textId="77777777" w:rsidR="002136A3" w:rsidRPr="00E3673A" w:rsidRDefault="002136A3" w:rsidP="002136A3">
      <w:pPr>
        <w:pStyle w:val="Heading1"/>
        <w:rPr>
          <w:color w:val="auto"/>
        </w:rPr>
      </w:pPr>
      <w:bookmarkStart w:id="85" w:name="_Toc117684863"/>
      <w:r w:rsidRPr="00E3673A">
        <w:rPr>
          <w:color w:val="auto"/>
        </w:rPr>
        <w:t>ĐẶC TẢ YÊU CẦU BÁO CÁO</w:t>
      </w:r>
      <w:bookmarkEnd w:id="85"/>
    </w:p>
    <w:p w14:paraId="4DA09815" w14:textId="77777777" w:rsidR="006279EF" w:rsidRDefault="00C01CC2" w:rsidP="00C01CC2">
      <w:pPr>
        <w:pStyle w:val="Heading2"/>
        <w:numPr>
          <w:ilvl w:val="0"/>
          <w:numId w:val="0"/>
        </w:numPr>
        <w:rPr>
          <w:color w:val="auto"/>
        </w:rPr>
      </w:pPr>
      <w:bookmarkStart w:id="86" w:name="_Toc117684864"/>
      <w:r>
        <w:rPr>
          <w:color w:val="auto"/>
        </w:rPr>
        <w:t xml:space="preserve">4.1. </w:t>
      </w:r>
      <w:r w:rsidRPr="00C01CC2">
        <w:rPr>
          <w:color w:val="auto"/>
        </w:rPr>
        <w:t>Báo cáo lịch sử tạo, cập nhậ</w:t>
      </w:r>
      <w:r w:rsidR="001261E0">
        <w:rPr>
          <w:color w:val="auto"/>
        </w:rPr>
        <w:t>t, đóng</w:t>
      </w:r>
      <w:r w:rsidRPr="00C01CC2">
        <w:rPr>
          <w:color w:val="auto"/>
        </w:rPr>
        <w:t>, mở lại tài khoản và phân quyề</w:t>
      </w:r>
      <w:r>
        <w:rPr>
          <w:color w:val="auto"/>
        </w:rPr>
        <w:t xml:space="preserve">n cho user thành </w:t>
      </w:r>
      <w:r w:rsidR="006279EF" w:rsidRPr="006279EF">
        <w:rPr>
          <w:color w:val="auto"/>
        </w:rPr>
        <w:t>công</w:t>
      </w:r>
      <w:bookmarkEnd w:id="86"/>
      <w:r w:rsidR="006279EF" w:rsidRPr="006279EF">
        <w:rPr>
          <w:color w:val="auto"/>
        </w:rPr>
        <w:t xml:space="preserve"> </w:t>
      </w:r>
    </w:p>
    <w:p w14:paraId="24F731ED" w14:textId="77777777" w:rsidR="002136A3" w:rsidRPr="00223835" w:rsidRDefault="002136A3" w:rsidP="006279EF">
      <w:pPr>
        <w:pStyle w:val="Heading2"/>
        <w:numPr>
          <w:ilvl w:val="2"/>
          <w:numId w:val="1"/>
        </w:numPr>
        <w:rPr>
          <w:color w:val="auto"/>
        </w:rPr>
      </w:pPr>
      <w:bookmarkStart w:id="87" w:name="_Toc117684865"/>
      <w:r w:rsidRPr="00223835">
        <w:rPr>
          <w:color w:val="auto"/>
        </w:rPr>
        <w:t>Mô tả mục đích</w:t>
      </w:r>
      <w:bookmarkEnd w:id="87"/>
    </w:p>
    <w:p w14:paraId="3A4311D6" w14:textId="77777777" w:rsidR="002136A3" w:rsidRDefault="00E10536" w:rsidP="002136A3">
      <w:pPr>
        <w:ind w:left="720"/>
      </w:pPr>
      <w:r>
        <w:t>Liệ</w:t>
      </w:r>
      <w:r w:rsidR="00E74FB7">
        <w:t>t kê lịch sử tạo</w:t>
      </w:r>
      <w:r w:rsidR="00DA69D8">
        <w:t xml:space="preserve"> </w:t>
      </w:r>
      <w:r w:rsidR="00DA69D8" w:rsidRPr="00C01CC2">
        <w:t>cập nhậ</w:t>
      </w:r>
      <w:r w:rsidR="00DA69D8">
        <w:t>t, đóng</w:t>
      </w:r>
      <w:r w:rsidR="00DA69D8" w:rsidRPr="00C01CC2">
        <w:t>, mở lại</w:t>
      </w:r>
      <w:r w:rsidR="00E74FB7">
        <w:t xml:space="preserve"> và phân quyền tự động cho user trên ứng dụng thành công</w:t>
      </w:r>
    </w:p>
    <w:p w14:paraId="3A10162F" w14:textId="77777777" w:rsidR="00D55E3C" w:rsidRDefault="00D55E3C" w:rsidP="00792AB2">
      <w:pPr>
        <w:pStyle w:val="Heading2"/>
        <w:numPr>
          <w:ilvl w:val="2"/>
          <w:numId w:val="1"/>
        </w:numPr>
        <w:rPr>
          <w:color w:val="auto"/>
        </w:rPr>
      </w:pPr>
      <w:bookmarkStart w:id="88" w:name="_Toc117684866"/>
      <w:r w:rsidRPr="00223835">
        <w:rPr>
          <w:color w:val="auto"/>
        </w:rPr>
        <w:t>Tần suất sử dụng</w:t>
      </w:r>
      <w:bookmarkEnd w:id="88"/>
    </w:p>
    <w:p w14:paraId="162FE1F1" w14:textId="77777777" w:rsidR="00783669" w:rsidRPr="00783669" w:rsidRDefault="00783669" w:rsidP="00783669">
      <w:r>
        <w:t xml:space="preserve">             Khi có yêu cầu</w:t>
      </w:r>
    </w:p>
    <w:p w14:paraId="45FB9E5C" w14:textId="77777777" w:rsidR="00CA59E0" w:rsidRPr="00223835" w:rsidRDefault="00CA59E0" w:rsidP="00792AB2">
      <w:pPr>
        <w:pStyle w:val="Heading2"/>
        <w:numPr>
          <w:ilvl w:val="2"/>
          <w:numId w:val="1"/>
        </w:numPr>
        <w:rPr>
          <w:color w:val="auto"/>
        </w:rPr>
      </w:pPr>
      <w:bookmarkStart w:id="89" w:name="_Toc117684867"/>
      <w:commentRangeStart w:id="90"/>
      <w:r w:rsidRPr="00223835">
        <w:rPr>
          <w:color w:val="auto"/>
        </w:rPr>
        <w:t xml:space="preserve">Giao diện </w:t>
      </w:r>
      <w:r w:rsidR="00A825BE" w:rsidRPr="00223835">
        <w:rPr>
          <w:color w:val="auto"/>
        </w:rPr>
        <w:t>xuất báo cáo</w:t>
      </w:r>
      <w:bookmarkEnd w:id="89"/>
      <w:commentRangeEnd w:id="90"/>
      <w:r w:rsidR="00467CA4">
        <w:rPr>
          <w:rStyle w:val="CommentReference"/>
          <w:rFonts w:eastAsiaTheme="minorHAnsi"/>
          <w:b w:val="0"/>
          <w:bCs w:val="0"/>
          <w:color w:val="auto"/>
        </w:rPr>
        <w:commentReference w:id="90"/>
      </w:r>
    </w:p>
    <w:p w14:paraId="60F71805" w14:textId="77777777" w:rsidR="002966E7" w:rsidRDefault="002966E7" w:rsidP="00792AB2">
      <w:pPr>
        <w:pStyle w:val="ListParagraph"/>
        <w:numPr>
          <w:ilvl w:val="0"/>
          <w:numId w:val="6"/>
        </w:numPr>
        <w:rPr>
          <w:b/>
        </w:rPr>
      </w:pPr>
      <w:r w:rsidRPr="00E4381C">
        <w:rPr>
          <w:b/>
        </w:rPr>
        <w:t>Giao diện</w:t>
      </w:r>
    </w:p>
    <w:p w14:paraId="0261678A" w14:textId="77777777" w:rsidR="00D917D8" w:rsidRDefault="00D917D8" w:rsidP="00D917D8">
      <w:pPr>
        <w:pStyle w:val="ListParagraph"/>
        <w:rPr>
          <w:b/>
        </w:rPr>
      </w:pPr>
    </w:p>
    <w:p w14:paraId="6DCDC5F0" w14:textId="77777777" w:rsidR="00850720" w:rsidRPr="00E4381C" w:rsidRDefault="007F5C08" w:rsidP="007F5C08">
      <w:pPr>
        <w:pStyle w:val="ListParagraph"/>
        <w:ind w:left="270"/>
        <w:jc w:val="center"/>
        <w:rPr>
          <w:b/>
        </w:rPr>
      </w:pPr>
      <w:r>
        <w:rPr>
          <w:b/>
          <w:noProof/>
        </w:rPr>
        <w:drawing>
          <wp:inline distT="0" distB="0" distL="0" distR="0" wp14:anchorId="4865B8E2" wp14:editId="017296D7">
            <wp:extent cx="5944235" cy="2799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autoauth.png"/>
                    <pic:cNvPicPr/>
                  </pic:nvPicPr>
                  <pic:blipFill>
                    <a:blip r:embed="rId26">
                      <a:extLst>
                        <a:ext uri="{28A0092B-C50C-407E-A947-70E740481C1C}">
                          <a14:useLocalDpi xmlns:a14="http://schemas.microsoft.com/office/drawing/2010/main" val="0"/>
                        </a:ext>
                      </a:extLst>
                    </a:blip>
                    <a:stretch>
                      <a:fillRect/>
                    </a:stretch>
                  </pic:blipFill>
                  <pic:spPr>
                    <a:xfrm>
                      <a:off x="0" y="0"/>
                      <a:ext cx="5944235" cy="2799080"/>
                    </a:xfrm>
                    <a:prstGeom prst="rect">
                      <a:avLst/>
                    </a:prstGeom>
                  </pic:spPr>
                </pic:pic>
              </a:graphicData>
            </a:graphic>
          </wp:inline>
        </w:drawing>
      </w:r>
    </w:p>
    <w:p w14:paraId="0A2F79DC" w14:textId="77777777" w:rsidR="007F5C08" w:rsidRDefault="007F5C08" w:rsidP="007F5C08">
      <w:pPr>
        <w:pStyle w:val="ListParagraph"/>
        <w:rPr>
          <w:b/>
        </w:rPr>
      </w:pPr>
    </w:p>
    <w:p w14:paraId="5A62A617" w14:textId="77777777" w:rsidR="002966E7" w:rsidRPr="00E4381C" w:rsidRDefault="001805D6" w:rsidP="00792AB2">
      <w:pPr>
        <w:pStyle w:val="ListParagraph"/>
        <w:numPr>
          <w:ilvl w:val="0"/>
          <w:numId w:val="6"/>
        </w:numPr>
        <w:rPr>
          <w:b/>
        </w:rPr>
      </w:pPr>
      <w:r w:rsidRPr="00E4381C">
        <w:rPr>
          <w:b/>
        </w:rPr>
        <w:t xml:space="preserve">Thông tin </w:t>
      </w:r>
      <w:r>
        <w:rPr>
          <w:b/>
        </w:rPr>
        <w:t>các trường</w:t>
      </w:r>
      <w:r w:rsidRPr="00E4381C">
        <w:rPr>
          <w:b/>
        </w:rPr>
        <w:t xml:space="preserve"> </w:t>
      </w:r>
      <w:r>
        <w:rPr>
          <w:b/>
        </w:rPr>
        <w:t xml:space="preserve">và </w:t>
      </w:r>
      <w:r w:rsidRPr="00E4381C">
        <w:rPr>
          <w:b/>
        </w:rPr>
        <w:t>validate dữ liệu</w:t>
      </w:r>
    </w:p>
    <w:p w14:paraId="158AB0E7" w14:textId="77777777" w:rsidR="002966E7" w:rsidRPr="00145BE9" w:rsidRDefault="002966E7" w:rsidP="002966E7">
      <w:pPr>
        <w:ind w:left="720"/>
      </w:pPr>
    </w:p>
    <w:tbl>
      <w:tblPr>
        <w:tblStyle w:val="TableGrid"/>
        <w:tblW w:w="10065" w:type="dxa"/>
        <w:tblInd w:w="-289" w:type="dxa"/>
        <w:tblLayout w:type="fixed"/>
        <w:tblLook w:val="04A0" w:firstRow="1" w:lastRow="0" w:firstColumn="1" w:lastColumn="0" w:noHBand="0" w:noVBand="1"/>
      </w:tblPr>
      <w:tblGrid>
        <w:gridCol w:w="568"/>
        <w:gridCol w:w="1150"/>
        <w:gridCol w:w="976"/>
        <w:gridCol w:w="992"/>
        <w:gridCol w:w="851"/>
        <w:gridCol w:w="1062"/>
        <w:gridCol w:w="781"/>
        <w:gridCol w:w="837"/>
        <w:gridCol w:w="614"/>
        <w:gridCol w:w="1100"/>
        <w:gridCol w:w="1134"/>
      </w:tblGrid>
      <w:tr w:rsidR="0071417C" w:rsidRPr="00EF7FE0" w14:paraId="3F78C949" w14:textId="77777777" w:rsidTr="0071417C">
        <w:trPr>
          <w:tblHeader/>
        </w:trPr>
        <w:tc>
          <w:tcPr>
            <w:tcW w:w="568" w:type="dxa"/>
            <w:shd w:val="pct5" w:color="auto" w:fill="auto"/>
          </w:tcPr>
          <w:p w14:paraId="04B13AA7" w14:textId="77777777" w:rsidR="001B3A1D" w:rsidRPr="00EF7FE0" w:rsidRDefault="001B3A1D" w:rsidP="004A4707">
            <w:pPr>
              <w:rPr>
                <w:b/>
                <w:sz w:val="22"/>
                <w:szCs w:val="22"/>
              </w:rPr>
            </w:pPr>
            <w:r w:rsidRPr="00EF7FE0">
              <w:rPr>
                <w:b/>
                <w:sz w:val="22"/>
                <w:szCs w:val="22"/>
              </w:rPr>
              <w:t>STT</w:t>
            </w:r>
          </w:p>
        </w:tc>
        <w:tc>
          <w:tcPr>
            <w:tcW w:w="1150" w:type="dxa"/>
            <w:shd w:val="pct5" w:color="auto" w:fill="auto"/>
          </w:tcPr>
          <w:p w14:paraId="1E23DD01" w14:textId="77777777" w:rsidR="001B3A1D" w:rsidRPr="00EF7FE0" w:rsidRDefault="001B3A1D" w:rsidP="004A4707">
            <w:pPr>
              <w:rPr>
                <w:b/>
                <w:sz w:val="22"/>
                <w:szCs w:val="22"/>
              </w:rPr>
            </w:pPr>
            <w:r w:rsidRPr="00EF7FE0">
              <w:rPr>
                <w:b/>
                <w:sz w:val="22"/>
                <w:szCs w:val="22"/>
              </w:rPr>
              <w:t>Tên trường</w:t>
            </w:r>
          </w:p>
        </w:tc>
        <w:tc>
          <w:tcPr>
            <w:tcW w:w="976" w:type="dxa"/>
            <w:shd w:val="pct5" w:color="auto" w:fill="auto"/>
          </w:tcPr>
          <w:p w14:paraId="60E23C03" w14:textId="77777777" w:rsidR="001B3A1D" w:rsidRPr="00EF7FE0" w:rsidRDefault="001B3A1D" w:rsidP="004A4707">
            <w:pPr>
              <w:rPr>
                <w:b/>
                <w:sz w:val="22"/>
                <w:szCs w:val="22"/>
              </w:rPr>
            </w:pPr>
            <w:r>
              <w:rPr>
                <w:b/>
                <w:sz w:val="22"/>
                <w:szCs w:val="22"/>
              </w:rPr>
              <w:t>Loại trường</w:t>
            </w:r>
          </w:p>
        </w:tc>
        <w:tc>
          <w:tcPr>
            <w:tcW w:w="992" w:type="dxa"/>
            <w:shd w:val="pct5" w:color="auto" w:fill="auto"/>
          </w:tcPr>
          <w:p w14:paraId="62253852" w14:textId="77777777" w:rsidR="001B3A1D" w:rsidRPr="00EF7FE0" w:rsidRDefault="001B3A1D" w:rsidP="004A4707">
            <w:pPr>
              <w:rPr>
                <w:b/>
                <w:sz w:val="22"/>
                <w:szCs w:val="22"/>
              </w:rPr>
            </w:pPr>
            <w:r w:rsidRPr="00EF7FE0">
              <w:rPr>
                <w:b/>
                <w:sz w:val="22"/>
                <w:szCs w:val="22"/>
              </w:rPr>
              <w:t>Định dạng</w:t>
            </w:r>
          </w:p>
        </w:tc>
        <w:tc>
          <w:tcPr>
            <w:tcW w:w="851" w:type="dxa"/>
            <w:shd w:val="pct5" w:color="auto" w:fill="auto"/>
          </w:tcPr>
          <w:p w14:paraId="48EE9DF2" w14:textId="77777777" w:rsidR="001B3A1D" w:rsidRPr="00EF7FE0" w:rsidRDefault="001B3A1D" w:rsidP="004A4707">
            <w:pPr>
              <w:rPr>
                <w:b/>
                <w:sz w:val="22"/>
                <w:szCs w:val="22"/>
              </w:rPr>
            </w:pPr>
            <w:r>
              <w:rPr>
                <w:b/>
                <w:sz w:val="22"/>
                <w:szCs w:val="22"/>
              </w:rPr>
              <w:t>Độ dài tối thiểu, tối đa</w:t>
            </w:r>
          </w:p>
        </w:tc>
        <w:tc>
          <w:tcPr>
            <w:tcW w:w="1062" w:type="dxa"/>
            <w:shd w:val="pct5" w:color="auto" w:fill="auto"/>
          </w:tcPr>
          <w:p w14:paraId="052E25EF" w14:textId="77777777" w:rsidR="001B3A1D" w:rsidRPr="00EF7FE0" w:rsidRDefault="001B3A1D" w:rsidP="004A4707">
            <w:pPr>
              <w:rPr>
                <w:b/>
                <w:sz w:val="22"/>
                <w:szCs w:val="22"/>
              </w:rPr>
            </w:pPr>
            <w:r w:rsidRPr="00EF7FE0">
              <w:rPr>
                <w:b/>
                <w:sz w:val="22"/>
                <w:szCs w:val="22"/>
              </w:rPr>
              <w:t>Trường bắt buộc</w:t>
            </w:r>
          </w:p>
        </w:tc>
        <w:tc>
          <w:tcPr>
            <w:tcW w:w="781" w:type="dxa"/>
            <w:shd w:val="pct5" w:color="auto" w:fill="auto"/>
          </w:tcPr>
          <w:p w14:paraId="5671ED35" w14:textId="77777777" w:rsidR="001B3A1D" w:rsidRPr="00EF7FE0" w:rsidRDefault="001B3A1D" w:rsidP="004A4707">
            <w:pPr>
              <w:rPr>
                <w:b/>
                <w:sz w:val="22"/>
                <w:szCs w:val="22"/>
              </w:rPr>
            </w:pPr>
            <w:r w:rsidRPr="00EF7FE0">
              <w:rPr>
                <w:b/>
                <w:sz w:val="22"/>
                <w:szCs w:val="22"/>
              </w:rPr>
              <w:t>Cho phép thay đổi</w:t>
            </w:r>
          </w:p>
        </w:tc>
        <w:tc>
          <w:tcPr>
            <w:tcW w:w="837" w:type="dxa"/>
            <w:shd w:val="pct5" w:color="auto" w:fill="auto"/>
          </w:tcPr>
          <w:p w14:paraId="6BA5EA9C" w14:textId="77777777" w:rsidR="001B3A1D" w:rsidRPr="00EF7FE0" w:rsidRDefault="001B3A1D" w:rsidP="004A4707">
            <w:pPr>
              <w:rPr>
                <w:b/>
                <w:sz w:val="22"/>
                <w:szCs w:val="22"/>
              </w:rPr>
            </w:pPr>
            <w:r w:rsidRPr="00EF7FE0">
              <w:rPr>
                <w:b/>
                <w:sz w:val="22"/>
                <w:szCs w:val="22"/>
              </w:rPr>
              <w:t>Thông tin tham chiếu</w:t>
            </w:r>
          </w:p>
        </w:tc>
        <w:tc>
          <w:tcPr>
            <w:tcW w:w="614" w:type="dxa"/>
            <w:shd w:val="pct5" w:color="auto" w:fill="auto"/>
          </w:tcPr>
          <w:p w14:paraId="57265323" w14:textId="77777777" w:rsidR="001B3A1D" w:rsidRPr="00EF7FE0" w:rsidRDefault="001B3A1D" w:rsidP="004A4707">
            <w:pPr>
              <w:rPr>
                <w:b/>
                <w:sz w:val="22"/>
                <w:szCs w:val="22"/>
              </w:rPr>
            </w:pPr>
            <w:r>
              <w:rPr>
                <w:b/>
                <w:sz w:val="22"/>
                <w:szCs w:val="22"/>
              </w:rPr>
              <w:t>Giá trị mặc định</w:t>
            </w:r>
          </w:p>
        </w:tc>
        <w:tc>
          <w:tcPr>
            <w:tcW w:w="1100" w:type="dxa"/>
            <w:shd w:val="pct5" w:color="auto" w:fill="auto"/>
          </w:tcPr>
          <w:p w14:paraId="74505847" w14:textId="77777777" w:rsidR="001B3A1D" w:rsidRPr="00EF7FE0" w:rsidRDefault="001B3A1D" w:rsidP="004A4707">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1134" w:type="dxa"/>
            <w:shd w:val="pct5" w:color="auto" w:fill="auto"/>
          </w:tcPr>
          <w:p w14:paraId="49579194" w14:textId="77777777" w:rsidR="001B3A1D" w:rsidRPr="00EF7FE0" w:rsidRDefault="001B3A1D" w:rsidP="004A4707">
            <w:pPr>
              <w:rPr>
                <w:b/>
                <w:sz w:val="22"/>
                <w:szCs w:val="22"/>
              </w:rPr>
            </w:pPr>
            <w:r>
              <w:rPr>
                <w:b/>
                <w:sz w:val="22"/>
                <w:szCs w:val="22"/>
              </w:rPr>
              <w:t>Ghi chú</w:t>
            </w:r>
          </w:p>
        </w:tc>
      </w:tr>
      <w:tr w:rsidR="0071417C" w14:paraId="224FB3EB" w14:textId="77777777" w:rsidTr="0071417C">
        <w:tc>
          <w:tcPr>
            <w:tcW w:w="568" w:type="dxa"/>
          </w:tcPr>
          <w:p w14:paraId="17CECC4A" w14:textId="77777777" w:rsidR="001B3A1D" w:rsidRDefault="001B3A1D" w:rsidP="004A4707">
            <w:pPr>
              <w:jc w:val="center"/>
            </w:pPr>
            <w:r>
              <w:t>1</w:t>
            </w:r>
          </w:p>
        </w:tc>
        <w:tc>
          <w:tcPr>
            <w:tcW w:w="1150" w:type="dxa"/>
          </w:tcPr>
          <w:p w14:paraId="737FF365" w14:textId="77777777" w:rsidR="001B3A1D" w:rsidRDefault="009B0B9C" w:rsidP="004A4707">
            <w:r>
              <w:t xml:space="preserve">Hệ thống </w:t>
            </w:r>
          </w:p>
        </w:tc>
        <w:tc>
          <w:tcPr>
            <w:tcW w:w="976" w:type="dxa"/>
          </w:tcPr>
          <w:p w14:paraId="0EA95298" w14:textId="77777777" w:rsidR="001B3A1D" w:rsidRDefault="009B0B9C" w:rsidP="004A4707">
            <w:r>
              <w:t>Combobox</w:t>
            </w:r>
          </w:p>
        </w:tc>
        <w:tc>
          <w:tcPr>
            <w:tcW w:w="992" w:type="dxa"/>
          </w:tcPr>
          <w:p w14:paraId="10D25016" w14:textId="77777777" w:rsidR="001B3A1D" w:rsidRDefault="009B0B9C" w:rsidP="004A4707">
            <w:r>
              <w:t>Kiểu chữ</w:t>
            </w:r>
          </w:p>
        </w:tc>
        <w:tc>
          <w:tcPr>
            <w:tcW w:w="851" w:type="dxa"/>
          </w:tcPr>
          <w:p w14:paraId="6F571EAD" w14:textId="77777777" w:rsidR="001B3A1D" w:rsidRDefault="009B0B9C" w:rsidP="004A4707">
            <w:r>
              <w:t>20</w:t>
            </w:r>
          </w:p>
        </w:tc>
        <w:tc>
          <w:tcPr>
            <w:tcW w:w="1062" w:type="dxa"/>
          </w:tcPr>
          <w:p w14:paraId="7C40C602" w14:textId="77777777" w:rsidR="001B3A1D" w:rsidRDefault="001B3A1D" w:rsidP="004A4707">
            <w:r>
              <w:t>Bắt buộc</w:t>
            </w:r>
          </w:p>
        </w:tc>
        <w:tc>
          <w:tcPr>
            <w:tcW w:w="781" w:type="dxa"/>
          </w:tcPr>
          <w:p w14:paraId="5BF941F9" w14:textId="77777777" w:rsidR="001B3A1D" w:rsidRDefault="009B0B9C" w:rsidP="004A4707">
            <w:r>
              <w:t>Cho phép</w:t>
            </w:r>
          </w:p>
        </w:tc>
        <w:tc>
          <w:tcPr>
            <w:tcW w:w="837" w:type="dxa"/>
          </w:tcPr>
          <w:p w14:paraId="0464C20E" w14:textId="77777777" w:rsidR="001B3A1D" w:rsidRDefault="009B0B9C" w:rsidP="004A4707">
            <w:r>
              <w:t xml:space="preserve">Danh sách hệ thống </w:t>
            </w:r>
            <w:r>
              <w:lastRenderedPageBreak/>
              <w:t>trong LIm</w:t>
            </w:r>
          </w:p>
        </w:tc>
        <w:tc>
          <w:tcPr>
            <w:tcW w:w="614" w:type="dxa"/>
          </w:tcPr>
          <w:p w14:paraId="28754956" w14:textId="77777777" w:rsidR="001B3A1D" w:rsidRDefault="001B3A1D" w:rsidP="004A4707"/>
        </w:tc>
        <w:tc>
          <w:tcPr>
            <w:tcW w:w="1100" w:type="dxa"/>
          </w:tcPr>
          <w:p w14:paraId="368B2F33" w14:textId="77777777" w:rsidR="001B3A1D" w:rsidRDefault="001B3A1D" w:rsidP="004A4707">
            <w:r>
              <w:t xml:space="preserve">Trường Từ ngày bắt buộc </w:t>
            </w:r>
            <w:r>
              <w:lastRenderedPageBreak/>
              <w:t>phải nhập</w:t>
            </w:r>
          </w:p>
        </w:tc>
        <w:tc>
          <w:tcPr>
            <w:tcW w:w="1134" w:type="dxa"/>
          </w:tcPr>
          <w:p w14:paraId="149E91E5" w14:textId="77777777" w:rsidR="001B3A1D" w:rsidRDefault="001B3A1D" w:rsidP="004A4707">
            <w:r>
              <w:lastRenderedPageBreak/>
              <w:t>Báo đỏ nếu sai validate</w:t>
            </w:r>
          </w:p>
        </w:tc>
      </w:tr>
      <w:tr w:rsidR="0071417C" w14:paraId="2DF4AD92" w14:textId="77777777" w:rsidTr="0071417C">
        <w:tc>
          <w:tcPr>
            <w:tcW w:w="568" w:type="dxa"/>
          </w:tcPr>
          <w:p w14:paraId="66B5FAE9" w14:textId="77777777" w:rsidR="001B3A1D" w:rsidRDefault="001B3A1D" w:rsidP="00FE31AF">
            <w:pPr>
              <w:jc w:val="center"/>
            </w:pPr>
            <w:r>
              <w:lastRenderedPageBreak/>
              <w:t>2</w:t>
            </w:r>
          </w:p>
        </w:tc>
        <w:tc>
          <w:tcPr>
            <w:tcW w:w="1150" w:type="dxa"/>
          </w:tcPr>
          <w:p w14:paraId="6E67B3DA" w14:textId="77777777" w:rsidR="001B3A1D" w:rsidRDefault="009B0B9C" w:rsidP="00FE31AF">
            <w:r>
              <w:t xml:space="preserve">Trạng thái </w:t>
            </w:r>
          </w:p>
        </w:tc>
        <w:tc>
          <w:tcPr>
            <w:tcW w:w="976" w:type="dxa"/>
          </w:tcPr>
          <w:p w14:paraId="1B6BB207" w14:textId="77777777" w:rsidR="001B3A1D" w:rsidRDefault="009B0B9C" w:rsidP="00FE31AF">
            <w:r>
              <w:t>Combobox</w:t>
            </w:r>
          </w:p>
        </w:tc>
        <w:tc>
          <w:tcPr>
            <w:tcW w:w="992" w:type="dxa"/>
          </w:tcPr>
          <w:p w14:paraId="0D996587" w14:textId="77777777" w:rsidR="001B3A1D" w:rsidRDefault="009B0B9C" w:rsidP="00FE31AF">
            <w:r>
              <w:t>Kiểu chữ</w:t>
            </w:r>
          </w:p>
        </w:tc>
        <w:tc>
          <w:tcPr>
            <w:tcW w:w="851" w:type="dxa"/>
          </w:tcPr>
          <w:p w14:paraId="50D89B3F" w14:textId="77777777" w:rsidR="001B3A1D" w:rsidRDefault="009B0B9C" w:rsidP="00FE31AF">
            <w:r>
              <w:t>20</w:t>
            </w:r>
          </w:p>
        </w:tc>
        <w:tc>
          <w:tcPr>
            <w:tcW w:w="1062" w:type="dxa"/>
          </w:tcPr>
          <w:p w14:paraId="20C8AA5D" w14:textId="77777777" w:rsidR="001B3A1D" w:rsidRDefault="001B3A1D" w:rsidP="00FE31AF">
            <w:r>
              <w:t>Bắt buộc</w:t>
            </w:r>
          </w:p>
        </w:tc>
        <w:tc>
          <w:tcPr>
            <w:tcW w:w="781" w:type="dxa"/>
          </w:tcPr>
          <w:p w14:paraId="4D3C6988" w14:textId="77777777" w:rsidR="001B3A1D" w:rsidRDefault="009B0B9C" w:rsidP="00FE31AF">
            <w:r>
              <w:t>Cho phép</w:t>
            </w:r>
          </w:p>
        </w:tc>
        <w:tc>
          <w:tcPr>
            <w:tcW w:w="837" w:type="dxa"/>
          </w:tcPr>
          <w:p w14:paraId="21A965A4" w14:textId="77777777" w:rsidR="001B3A1D" w:rsidRDefault="00AD1E5D" w:rsidP="00FE31AF">
            <w:r>
              <w:t xml:space="preserve">Có hai giá trị mặc định: </w:t>
            </w:r>
            <w:r>
              <w:rPr>
                <w:rFonts w:ascii="Helvetica" w:hAnsi="Helvetica" w:cs="Helvetica"/>
                <w:color w:val="000000"/>
                <w:sz w:val="18"/>
                <w:szCs w:val="18"/>
                <w:shd w:val="clear" w:color="auto" w:fill="F8F9FA"/>
              </w:rPr>
              <w:t>Successful (Thành công);  False (Thất bại)</w:t>
            </w:r>
          </w:p>
        </w:tc>
        <w:tc>
          <w:tcPr>
            <w:tcW w:w="614" w:type="dxa"/>
          </w:tcPr>
          <w:p w14:paraId="7AAD193E" w14:textId="77777777" w:rsidR="001B3A1D" w:rsidRDefault="001B3A1D" w:rsidP="00FE31AF"/>
        </w:tc>
        <w:tc>
          <w:tcPr>
            <w:tcW w:w="1100" w:type="dxa"/>
          </w:tcPr>
          <w:p w14:paraId="5DAE6977" w14:textId="77777777" w:rsidR="001B3A1D" w:rsidRDefault="001B3A1D" w:rsidP="00FE31AF">
            <w:r>
              <w:t>Trường Đến ngày bắt buộc phải nhập</w:t>
            </w:r>
          </w:p>
        </w:tc>
        <w:tc>
          <w:tcPr>
            <w:tcW w:w="1134" w:type="dxa"/>
          </w:tcPr>
          <w:p w14:paraId="0710E382" w14:textId="77777777" w:rsidR="001B3A1D" w:rsidRDefault="001B3A1D" w:rsidP="00FE31AF">
            <w:r>
              <w:t>Báo đỏ nếu sai validate</w:t>
            </w:r>
          </w:p>
        </w:tc>
      </w:tr>
    </w:tbl>
    <w:p w14:paraId="1EB38E7C" w14:textId="77777777" w:rsidR="00F43143" w:rsidRDefault="00F43143" w:rsidP="00F43143">
      <w:pPr>
        <w:pStyle w:val="ListParagraph"/>
        <w:rPr>
          <w:b/>
        </w:rPr>
      </w:pPr>
    </w:p>
    <w:p w14:paraId="696DF9B8" w14:textId="77777777" w:rsidR="00223835" w:rsidRPr="00223835" w:rsidRDefault="00223835" w:rsidP="00792AB2">
      <w:pPr>
        <w:pStyle w:val="Heading2"/>
        <w:numPr>
          <w:ilvl w:val="2"/>
          <w:numId w:val="1"/>
        </w:numPr>
        <w:rPr>
          <w:color w:val="auto"/>
        </w:rPr>
      </w:pPr>
      <w:bookmarkStart w:id="91" w:name="_Toc117684868"/>
      <w:r>
        <w:rPr>
          <w:color w:val="auto"/>
        </w:rPr>
        <w:t>Kết quả</w:t>
      </w:r>
      <w:r w:rsidRPr="00223835">
        <w:rPr>
          <w:color w:val="auto"/>
        </w:rPr>
        <w:t xml:space="preserve"> xuất báo cáo</w:t>
      </w:r>
      <w:bookmarkEnd w:id="91"/>
    </w:p>
    <w:p w14:paraId="3B11FD68" w14:textId="77777777" w:rsidR="00DD7DFE" w:rsidRPr="005C349A" w:rsidRDefault="00DD7DFE" w:rsidP="00792AB2">
      <w:pPr>
        <w:pStyle w:val="ListParagraph"/>
        <w:numPr>
          <w:ilvl w:val="0"/>
          <w:numId w:val="8"/>
        </w:numPr>
        <w:rPr>
          <w:b/>
        </w:rPr>
      </w:pPr>
      <w:r w:rsidRPr="004E45BA">
        <w:rPr>
          <w:b/>
        </w:rPr>
        <w:t>Mẫ</w:t>
      </w:r>
      <w:r w:rsidR="005A6B77" w:rsidRPr="005C349A">
        <w:rPr>
          <w:b/>
        </w:rPr>
        <w:t>u báo cáo</w:t>
      </w:r>
    </w:p>
    <w:p w14:paraId="3C335865" w14:textId="77777777" w:rsidR="005A6B77" w:rsidRPr="005A6B77" w:rsidRDefault="00965207" w:rsidP="000E2EE6">
      <w:pPr>
        <w:ind w:left="360"/>
        <w:rPr>
          <w:b/>
        </w:rPr>
      </w:pPr>
      <w:r>
        <w:rPr>
          <w:noProof/>
        </w:rPr>
        <w:drawing>
          <wp:inline distT="0" distB="0" distL="0" distR="0" wp14:anchorId="24115654" wp14:editId="48298C0A">
            <wp:extent cx="5838825" cy="2952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952750"/>
                    </a:xfrm>
                    <a:prstGeom prst="rect">
                      <a:avLst/>
                    </a:prstGeom>
                  </pic:spPr>
                </pic:pic>
              </a:graphicData>
            </a:graphic>
          </wp:inline>
        </w:drawing>
      </w:r>
    </w:p>
    <w:p w14:paraId="18D2FDD3" w14:textId="77777777" w:rsidR="00A825BE" w:rsidRPr="005C349A" w:rsidRDefault="00A825BE" w:rsidP="00792AB2">
      <w:pPr>
        <w:pStyle w:val="ListParagraph"/>
        <w:numPr>
          <w:ilvl w:val="0"/>
          <w:numId w:val="8"/>
        </w:numPr>
        <w:rPr>
          <w:b/>
        </w:rPr>
      </w:pPr>
      <w:r w:rsidRPr="00DD7DFE">
        <w:rPr>
          <w:b/>
        </w:rPr>
        <w:t xml:space="preserve">Mô tả chi tiết </w:t>
      </w:r>
      <w:r w:rsidR="00223835" w:rsidRPr="005C349A">
        <w:rPr>
          <w:b/>
        </w:rPr>
        <w:t xml:space="preserve">thông tin </w:t>
      </w:r>
      <w:r w:rsidRPr="00DD7DFE">
        <w:rPr>
          <w:b/>
        </w:rPr>
        <w:t>báo cáo</w:t>
      </w:r>
    </w:p>
    <w:tbl>
      <w:tblPr>
        <w:tblW w:w="4810"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7"/>
        <w:gridCol w:w="2203"/>
        <w:gridCol w:w="1675"/>
        <w:gridCol w:w="2678"/>
        <w:gridCol w:w="1743"/>
      </w:tblGrid>
      <w:tr w:rsidR="00702CF2" w:rsidRPr="00E3673A" w14:paraId="0B1CCCE3" w14:textId="77777777" w:rsidTr="00045CE1">
        <w:tc>
          <w:tcPr>
            <w:tcW w:w="697" w:type="dxa"/>
            <w:shd w:val="pct10" w:color="auto" w:fill="auto"/>
            <w:vAlign w:val="center"/>
          </w:tcPr>
          <w:p w14:paraId="7160470A" w14:textId="77777777" w:rsidR="00702CF2" w:rsidRPr="00E3673A" w:rsidRDefault="00702CF2" w:rsidP="000908B7">
            <w:pPr>
              <w:spacing w:after="0"/>
              <w:jc w:val="center"/>
              <w:rPr>
                <w:b/>
              </w:rPr>
            </w:pPr>
            <w:r w:rsidRPr="00E3673A">
              <w:rPr>
                <w:b/>
              </w:rPr>
              <w:t>STT</w:t>
            </w:r>
          </w:p>
        </w:tc>
        <w:tc>
          <w:tcPr>
            <w:tcW w:w="2203" w:type="dxa"/>
            <w:shd w:val="pct10" w:color="auto" w:fill="auto"/>
            <w:vAlign w:val="center"/>
          </w:tcPr>
          <w:p w14:paraId="15923E1A" w14:textId="77777777" w:rsidR="00702CF2" w:rsidRPr="00E3673A" w:rsidRDefault="00702CF2" w:rsidP="004E45BA">
            <w:pPr>
              <w:spacing w:after="0"/>
              <w:jc w:val="center"/>
              <w:rPr>
                <w:b/>
              </w:rPr>
            </w:pPr>
            <w:r w:rsidRPr="00E3673A">
              <w:rPr>
                <w:b/>
              </w:rPr>
              <w:t xml:space="preserve">Tên </w:t>
            </w:r>
            <w:r w:rsidR="004E45BA">
              <w:rPr>
                <w:b/>
              </w:rPr>
              <w:t>cột</w:t>
            </w:r>
          </w:p>
        </w:tc>
        <w:tc>
          <w:tcPr>
            <w:tcW w:w="1675" w:type="dxa"/>
            <w:shd w:val="pct10" w:color="auto" w:fill="auto"/>
            <w:vAlign w:val="center"/>
          </w:tcPr>
          <w:p w14:paraId="26651B7A" w14:textId="77777777" w:rsidR="00702CF2" w:rsidRPr="00E3673A" w:rsidRDefault="00702CF2" w:rsidP="000908B7">
            <w:pPr>
              <w:spacing w:after="0"/>
              <w:jc w:val="center"/>
              <w:rPr>
                <w:b/>
              </w:rPr>
            </w:pPr>
            <w:r w:rsidRPr="00E3673A">
              <w:rPr>
                <w:b/>
              </w:rPr>
              <w:t>Kiểu dữ liệu/ Định dạng</w:t>
            </w:r>
          </w:p>
        </w:tc>
        <w:tc>
          <w:tcPr>
            <w:tcW w:w="2678" w:type="dxa"/>
            <w:shd w:val="pct10" w:color="auto" w:fill="auto"/>
            <w:vAlign w:val="center"/>
          </w:tcPr>
          <w:p w14:paraId="0FDBDB5C" w14:textId="77777777" w:rsidR="00702CF2" w:rsidRPr="00E3673A" w:rsidRDefault="00702CF2" w:rsidP="000908B7">
            <w:pPr>
              <w:spacing w:after="0"/>
              <w:jc w:val="center"/>
              <w:rPr>
                <w:b/>
              </w:rPr>
            </w:pPr>
            <w:r w:rsidRPr="00E3673A">
              <w:rPr>
                <w:b/>
              </w:rPr>
              <w:t>Mô tả/ ý nghĩa</w:t>
            </w:r>
          </w:p>
        </w:tc>
        <w:tc>
          <w:tcPr>
            <w:tcW w:w="1743" w:type="dxa"/>
            <w:shd w:val="pct10" w:color="auto" w:fill="auto"/>
            <w:vAlign w:val="center"/>
          </w:tcPr>
          <w:p w14:paraId="007B0934" w14:textId="77777777" w:rsidR="00702CF2" w:rsidRPr="00E3673A" w:rsidRDefault="00702CF2" w:rsidP="00702CF2">
            <w:pPr>
              <w:spacing w:after="0"/>
              <w:jc w:val="center"/>
              <w:rPr>
                <w:b/>
              </w:rPr>
            </w:pPr>
            <w:r w:rsidRPr="00E3673A">
              <w:rPr>
                <w:b/>
              </w:rPr>
              <w:t>Ghi chú</w:t>
            </w:r>
          </w:p>
        </w:tc>
      </w:tr>
      <w:tr w:rsidR="00702CF2" w:rsidRPr="00E3673A" w14:paraId="52971B48" w14:textId="77777777" w:rsidTr="00045CE1">
        <w:tc>
          <w:tcPr>
            <w:tcW w:w="697" w:type="dxa"/>
            <w:vAlign w:val="center"/>
          </w:tcPr>
          <w:p w14:paraId="6AECCE65"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19B6EB4C" w14:textId="77777777" w:rsidR="00702CF2" w:rsidRPr="005C5163" w:rsidRDefault="005A6B77" w:rsidP="000908B7">
            <w:pPr>
              <w:spacing w:after="0" w:line="360" w:lineRule="auto"/>
              <w:rPr>
                <w:rFonts w:eastAsia="Calibri"/>
              </w:rPr>
            </w:pPr>
            <w:r w:rsidRPr="005C5163">
              <w:rPr>
                <w:rFonts w:eastAsia="Calibri"/>
              </w:rPr>
              <w:t>STT</w:t>
            </w:r>
          </w:p>
        </w:tc>
        <w:tc>
          <w:tcPr>
            <w:tcW w:w="1675" w:type="dxa"/>
            <w:vAlign w:val="center"/>
          </w:tcPr>
          <w:p w14:paraId="196D8260" w14:textId="77777777" w:rsidR="00702CF2" w:rsidRPr="00E3673A" w:rsidRDefault="005A6B77" w:rsidP="00983A8F">
            <w:pPr>
              <w:spacing w:after="0" w:line="360" w:lineRule="auto"/>
              <w:rPr>
                <w:rFonts w:eastAsia="Calibri"/>
              </w:rPr>
            </w:pPr>
            <w:r>
              <w:rPr>
                <w:rFonts w:eastAsia="Calibri"/>
              </w:rPr>
              <w:t>Số</w:t>
            </w:r>
          </w:p>
        </w:tc>
        <w:tc>
          <w:tcPr>
            <w:tcW w:w="2678" w:type="dxa"/>
            <w:vAlign w:val="center"/>
          </w:tcPr>
          <w:p w14:paraId="192F6675" w14:textId="77777777" w:rsidR="00702CF2" w:rsidRPr="00E3673A" w:rsidRDefault="005A6B77" w:rsidP="000908B7">
            <w:pPr>
              <w:spacing w:after="0" w:line="360" w:lineRule="auto"/>
              <w:rPr>
                <w:rFonts w:eastAsia="Calibri"/>
              </w:rPr>
            </w:pPr>
            <w:r>
              <w:rPr>
                <w:rFonts w:eastAsia="Calibri"/>
              </w:rPr>
              <w:t>Số thứ tự tăng dần</w:t>
            </w:r>
          </w:p>
        </w:tc>
        <w:tc>
          <w:tcPr>
            <w:tcW w:w="1743" w:type="dxa"/>
            <w:vAlign w:val="center"/>
          </w:tcPr>
          <w:p w14:paraId="4A7A5837" w14:textId="77777777" w:rsidR="00702CF2" w:rsidRPr="00E3673A" w:rsidRDefault="00702CF2" w:rsidP="000908B7">
            <w:pPr>
              <w:spacing w:after="0" w:line="360" w:lineRule="auto"/>
              <w:rPr>
                <w:rFonts w:eastAsia="Calibri"/>
              </w:rPr>
            </w:pPr>
          </w:p>
        </w:tc>
      </w:tr>
      <w:tr w:rsidR="00702CF2" w:rsidRPr="00E3673A" w14:paraId="18EF0B63" w14:textId="77777777" w:rsidTr="00045CE1">
        <w:tc>
          <w:tcPr>
            <w:tcW w:w="697" w:type="dxa"/>
            <w:vAlign w:val="center"/>
          </w:tcPr>
          <w:p w14:paraId="09FE892D"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04E14C08" w14:textId="77777777" w:rsidR="00702CF2" w:rsidRPr="005C5163" w:rsidRDefault="001F7485" w:rsidP="000908B7">
            <w:pPr>
              <w:spacing w:after="0" w:line="360" w:lineRule="auto"/>
              <w:rPr>
                <w:rFonts w:eastAsia="Calibri"/>
              </w:rPr>
            </w:pPr>
            <w:r w:rsidRPr="005C5163">
              <w:t>App_code</w:t>
            </w:r>
          </w:p>
        </w:tc>
        <w:tc>
          <w:tcPr>
            <w:tcW w:w="1675" w:type="dxa"/>
            <w:vAlign w:val="center"/>
          </w:tcPr>
          <w:p w14:paraId="522E89B9" w14:textId="77777777" w:rsidR="00702CF2" w:rsidRPr="00E3673A" w:rsidRDefault="001F7485" w:rsidP="000908B7">
            <w:pPr>
              <w:spacing w:after="0" w:line="360" w:lineRule="auto"/>
              <w:rPr>
                <w:rFonts w:eastAsia="Calibri"/>
              </w:rPr>
            </w:pPr>
            <w:r>
              <w:rPr>
                <w:rFonts w:eastAsia="Calibri"/>
              </w:rPr>
              <w:t>Kiểu chữ (20)</w:t>
            </w:r>
          </w:p>
        </w:tc>
        <w:tc>
          <w:tcPr>
            <w:tcW w:w="2678" w:type="dxa"/>
            <w:vAlign w:val="center"/>
          </w:tcPr>
          <w:p w14:paraId="5E666E99" w14:textId="77777777" w:rsidR="00702CF2" w:rsidRPr="00E3673A" w:rsidRDefault="001F7485" w:rsidP="000908B7">
            <w:pPr>
              <w:spacing w:after="0" w:line="360" w:lineRule="auto"/>
              <w:rPr>
                <w:rFonts w:eastAsia="Calibri"/>
              </w:rPr>
            </w:pPr>
            <w:r>
              <w:rPr>
                <w:rFonts w:eastAsia="Calibri"/>
              </w:rPr>
              <w:t>Tên ứng dụng</w:t>
            </w:r>
          </w:p>
        </w:tc>
        <w:tc>
          <w:tcPr>
            <w:tcW w:w="1743" w:type="dxa"/>
            <w:vAlign w:val="center"/>
          </w:tcPr>
          <w:p w14:paraId="1AADCF1B" w14:textId="77777777" w:rsidR="00702CF2" w:rsidRPr="00E3673A" w:rsidRDefault="00702CF2" w:rsidP="000908B7">
            <w:pPr>
              <w:spacing w:after="0" w:line="360" w:lineRule="auto"/>
              <w:rPr>
                <w:rFonts w:eastAsia="Calibri"/>
              </w:rPr>
            </w:pPr>
          </w:p>
        </w:tc>
      </w:tr>
      <w:tr w:rsidR="00702CF2" w:rsidRPr="00E3673A" w14:paraId="5C1E34DC" w14:textId="77777777" w:rsidTr="00045CE1">
        <w:tc>
          <w:tcPr>
            <w:tcW w:w="697" w:type="dxa"/>
            <w:vAlign w:val="center"/>
          </w:tcPr>
          <w:p w14:paraId="2594A0DF"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51EC3E90" w14:textId="77777777" w:rsidR="00702CF2" w:rsidRPr="005C5163" w:rsidRDefault="001F7485" w:rsidP="000908B7">
            <w:pPr>
              <w:spacing w:after="0" w:line="360" w:lineRule="auto"/>
              <w:rPr>
                <w:rFonts w:eastAsia="Calibri"/>
              </w:rPr>
            </w:pPr>
            <w:r w:rsidRPr="005C5163">
              <w:t>User_ad</w:t>
            </w:r>
          </w:p>
        </w:tc>
        <w:tc>
          <w:tcPr>
            <w:tcW w:w="1675" w:type="dxa"/>
            <w:vAlign w:val="center"/>
          </w:tcPr>
          <w:p w14:paraId="6F28F2F3" w14:textId="77777777" w:rsidR="00702CF2" w:rsidRPr="00E3673A" w:rsidRDefault="001F7485" w:rsidP="000908B7">
            <w:pPr>
              <w:spacing w:after="0" w:line="360" w:lineRule="auto"/>
              <w:rPr>
                <w:rFonts w:eastAsia="Calibri"/>
              </w:rPr>
            </w:pPr>
            <w:r>
              <w:rPr>
                <w:rFonts w:eastAsia="Calibri"/>
              </w:rPr>
              <w:t>Kiểu chữ (20)</w:t>
            </w:r>
          </w:p>
        </w:tc>
        <w:tc>
          <w:tcPr>
            <w:tcW w:w="2678" w:type="dxa"/>
            <w:vAlign w:val="center"/>
          </w:tcPr>
          <w:p w14:paraId="10FD4FEA" w14:textId="77777777" w:rsidR="00702CF2" w:rsidRPr="00E3673A" w:rsidRDefault="001F7485" w:rsidP="000908B7">
            <w:pPr>
              <w:spacing w:after="0" w:line="360" w:lineRule="auto"/>
              <w:rPr>
                <w:rFonts w:eastAsia="Calibri"/>
              </w:rPr>
            </w:pPr>
            <w:r>
              <w:rPr>
                <w:rFonts w:eastAsia="Calibri"/>
              </w:rPr>
              <w:t xml:space="preserve">User_ad </w:t>
            </w:r>
          </w:p>
        </w:tc>
        <w:tc>
          <w:tcPr>
            <w:tcW w:w="1743" w:type="dxa"/>
            <w:vAlign w:val="center"/>
          </w:tcPr>
          <w:p w14:paraId="60EF6C64" w14:textId="77777777" w:rsidR="00702CF2" w:rsidRPr="00E3673A" w:rsidRDefault="00702CF2" w:rsidP="000908B7">
            <w:pPr>
              <w:spacing w:after="0" w:line="360" w:lineRule="auto"/>
              <w:rPr>
                <w:rFonts w:eastAsia="Calibri"/>
              </w:rPr>
            </w:pPr>
          </w:p>
        </w:tc>
      </w:tr>
      <w:tr w:rsidR="005A6B77" w:rsidRPr="00E3673A" w14:paraId="686445F5" w14:textId="77777777" w:rsidTr="00045CE1">
        <w:tc>
          <w:tcPr>
            <w:tcW w:w="697" w:type="dxa"/>
            <w:vAlign w:val="center"/>
          </w:tcPr>
          <w:p w14:paraId="0DDEB16B" w14:textId="77777777" w:rsidR="005A6B77" w:rsidRPr="00E3673A" w:rsidRDefault="005A6B77" w:rsidP="00792AB2">
            <w:pPr>
              <w:numPr>
                <w:ilvl w:val="0"/>
                <w:numId w:val="2"/>
              </w:numPr>
              <w:suppressAutoHyphens/>
              <w:spacing w:after="0" w:line="360" w:lineRule="auto"/>
              <w:rPr>
                <w:rFonts w:eastAsia="Calibri"/>
                <w:szCs w:val="18"/>
              </w:rPr>
            </w:pPr>
          </w:p>
        </w:tc>
        <w:tc>
          <w:tcPr>
            <w:tcW w:w="2203" w:type="dxa"/>
            <w:vAlign w:val="center"/>
          </w:tcPr>
          <w:p w14:paraId="33491304" w14:textId="77777777" w:rsidR="005A6B77" w:rsidRPr="005C5163" w:rsidRDefault="001F7485" w:rsidP="005A6B77">
            <w:pPr>
              <w:spacing w:after="0" w:line="360" w:lineRule="auto"/>
              <w:rPr>
                <w:rFonts w:eastAsia="Calibri"/>
              </w:rPr>
            </w:pPr>
            <w:r w:rsidRPr="005C5163">
              <w:t>Maker_Dt</w:t>
            </w:r>
          </w:p>
        </w:tc>
        <w:tc>
          <w:tcPr>
            <w:tcW w:w="1675" w:type="dxa"/>
            <w:vAlign w:val="center"/>
          </w:tcPr>
          <w:p w14:paraId="156B3C53" w14:textId="77777777" w:rsidR="005A6B77" w:rsidRDefault="001F7485" w:rsidP="005A6B77">
            <w:pPr>
              <w:spacing w:after="0" w:line="360" w:lineRule="auto"/>
              <w:rPr>
                <w:rFonts w:eastAsia="Calibri"/>
              </w:rPr>
            </w:pPr>
            <w:r>
              <w:rPr>
                <w:rFonts w:eastAsia="Calibri"/>
              </w:rPr>
              <w:t>Kiểu date</w:t>
            </w:r>
          </w:p>
        </w:tc>
        <w:tc>
          <w:tcPr>
            <w:tcW w:w="2678" w:type="dxa"/>
            <w:vAlign w:val="center"/>
          </w:tcPr>
          <w:p w14:paraId="4DF5F4A6" w14:textId="77777777" w:rsidR="005A6B77" w:rsidRPr="00E3673A" w:rsidRDefault="001F7485" w:rsidP="005A6B77">
            <w:pPr>
              <w:spacing w:after="0" w:line="360" w:lineRule="auto"/>
              <w:rPr>
                <w:rFonts w:eastAsia="Calibri"/>
              </w:rPr>
            </w:pPr>
            <w:r>
              <w:rPr>
                <w:rFonts w:eastAsia="Calibri"/>
              </w:rPr>
              <w:t>Thời điểm tạo tạo tài khoản</w:t>
            </w:r>
          </w:p>
        </w:tc>
        <w:tc>
          <w:tcPr>
            <w:tcW w:w="1743" w:type="dxa"/>
            <w:vAlign w:val="center"/>
          </w:tcPr>
          <w:p w14:paraId="6FB75C7E" w14:textId="77777777" w:rsidR="005A6B77" w:rsidRPr="00E3673A" w:rsidRDefault="005A6B77" w:rsidP="005A6B77">
            <w:pPr>
              <w:spacing w:after="0" w:line="360" w:lineRule="auto"/>
              <w:rPr>
                <w:rFonts w:eastAsia="Calibri"/>
              </w:rPr>
            </w:pPr>
          </w:p>
        </w:tc>
      </w:tr>
      <w:tr w:rsidR="005A6B77" w:rsidRPr="00E3673A" w:rsidDel="00EA5B76" w14:paraId="262F7522" w14:textId="29CFBCC1" w:rsidTr="00045CE1">
        <w:trPr>
          <w:del w:id="92" w:author="Nguyen Thanh Son" w:date="2022-10-27T15:12:00Z"/>
        </w:trPr>
        <w:tc>
          <w:tcPr>
            <w:tcW w:w="697" w:type="dxa"/>
            <w:vAlign w:val="center"/>
          </w:tcPr>
          <w:p w14:paraId="69DCAF54" w14:textId="6A917573" w:rsidR="005A6B77" w:rsidRPr="00E3673A" w:rsidDel="00EA5B76" w:rsidRDefault="005A6B77" w:rsidP="00792AB2">
            <w:pPr>
              <w:numPr>
                <w:ilvl w:val="0"/>
                <w:numId w:val="2"/>
              </w:numPr>
              <w:suppressAutoHyphens/>
              <w:spacing w:after="0" w:line="360" w:lineRule="auto"/>
              <w:rPr>
                <w:del w:id="93" w:author="Nguyen Thanh Son" w:date="2022-10-27T15:12:00Z"/>
                <w:rFonts w:eastAsia="Calibri"/>
                <w:szCs w:val="18"/>
              </w:rPr>
            </w:pPr>
          </w:p>
        </w:tc>
        <w:tc>
          <w:tcPr>
            <w:tcW w:w="2203" w:type="dxa"/>
            <w:vAlign w:val="center"/>
          </w:tcPr>
          <w:p w14:paraId="523F15DC" w14:textId="6953B376" w:rsidR="005A6B77" w:rsidRPr="005C5163" w:rsidDel="00EA5B76" w:rsidRDefault="005C5163" w:rsidP="00EA5B76">
            <w:pPr>
              <w:spacing w:after="0" w:line="360" w:lineRule="auto"/>
              <w:rPr>
                <w:del w:id="94" w:author="Nguyen Thanh Son" w:date="2022-10-27T15:12:00Z"/>
                <w:rFonts w:eastAsia="Calibri"/>
              </w:rPr>
              <w:pPrChange w:id="95" w:author="Nguyen Thanh Son" w:date="2022-10-27T15:12:00Z">
                <w:pPr>
                  <w:spacing w:after="0" w:line="360" w:lineRule="auto"/>
                </w:pPr>
              </w:pPrChange>
            </w:pPr>
            <w:del w:id="96" w:author="Nguyen Thanh Son" w:date="2022-10-27T15:12:00Z">
              <w:r w:rsidDel="00EA5B76">
                <w:rPr>
                  <w:bCs/>
                  <w:color w:val="000000"/>
                  <w:shd w:val="clear" w:color="auto" w:fill="F8F9FA"/>
                </w:rPr>
                <w:delText>Status_</w:delText>
              </w:r>
              <w:r w:rsidRPr="005C5163" w:rsidDel="00EA5B76">
                <w:rPr>
                  <w:bCs/>
                  <w:color w:val="000000"/>
                  <w:shd w:val="clear" w:color="auto" w:fill="F8F9FA"/>
                </w:rPr>
                <w:delText>uthorization</w:delText>
              </w:r>
            </w:del>
          </w:p>
        </w:tc>
        <w:tc>
          <w:tcPr>
            <w:tcW w:w="1675" w:type="dxa"/>
            <w:vAlign w:val="center"/>
          </w:tcPr>
          <w:p w14:paraId="59368BC9" w14:textId="4B18AB48" w:rsidR="005A6B77" w:rsidDel="00EA5B76" w:rsidRDefault="001F7485" w:rsidP="001F7485">
            <w:pPr>
              <w:spacing w:after="0" w:line="360" w:lineRule="auto"/>
              <w:rPr>
                <w:del w:id="97" w:author="Nguyen Thanh Son" w:date="2022-10-27T15:12:00Z"/>
                <w:rFonts w:eastAsia="Calibri"/>
              </w:rPr>
            </w:pPr>
            <w:del w:id="98" w:author="Nguyen Thanh Son" w:date="2022-10-27T15:12:00Z">
              <w:r w:rsidDel="00EA5B76">
                <w:rPr>
                  <w:rFonts w:eastAsia="Calibri"/>
                </w:rPr>
                <w:delText>Kiểu chữ</w:delText>
              </w:r>
              <w:r w:rsidR="005C5163" w:rsidDel="00EA5B76">
                <w:rPr>
                  <w:rFonts w:eastAsia="Calibri"/>
                </w:rPr>
                <w:delText xml:space="preserve"> (2</w:delText>
              </w:r>
              <w:r w:rsidDel="00EA5B76">
                <w:rPr>
                  <w:rFonts w:eastAsia="Calibri"/>
                </w:rPr>
                <w:delText>0)</w:delText>
              </w:r>
            </w:del>
          </w:p>
        </w:tc>
        <w:tc>
          <w:tcPr>
            <w:tcW w:w="2678" w:type="dxa"/>
            <w:vAlign w:val="center"/>
          </w:tcPr>
          <w:p w14:paraId="1C9D8952" w14:textId="0C6FB4D6" w:rsidR="005A6B77" w:rsidDel="00EA5B76" w:rsidRDefault="001F7485" w:rsidP="005A6B77">
            <w:pPr>
              <w:spacing w:after="0" w:line="360" w:lineRule="auto"/>
              <w:rPr>
                <w:del w:id="99" w:author="Nguyen Thanh Son" w:date="2022-10-27T15:12:00Z"/>
                <w:rFonts w:eastAsia="Calibri"/>
              </w:rPr>
            </w:pPr>
            <w:del w:id="100" w:author="Nguyen Thanh Son" w:date="2022-10-27T15:12:00Z">
              <w:r w:rsidDel="00EA5B76">
                <w:rPr>
                  <w:rFonts w:eastAsia="Calibri"/>
                </w:rPr>
                <w:delText>Trạng thái tạo tài khoản</w:delText>
              </w:r>
              <w:r w:rsidR="00512081" w:rsidDel="00EA5B76">
                <w:rPr>
                  <w:rFonts w:eastAsia="Calibri"/>
                </w:rPr>
                <w:delText xml:space="preserve"> : Thành công (</w:delText>
              </w:r>
              <w:r w:rsidR="00512081" w:rsidDel="00EA5B76">
                <w:rPr>
                  <w:rFonts w:ascii="Helvetica" w:hAnsi="Helvetica" w:cs="Helvetica"/>
                  <w:color w:val="000000"/>
                  <w:sz w:val="18"/>
                  <w:szCs w:val="18"/>
                  <w:shd w:val="clear" w:color="auto" w:fill="F8F9FA"/>
                </w:rPr>
                <w:delText>Successful</w:delText>
              </w:r>
              <w:r w:rsidR="00512081" w:rsidDel="00EA5B76">
                <w:rPr>
                  <w:rFonts w:eastAsia="Calibri"/>
                </w:rPr>
                <w:delText>); thất bại (False)</w:delText>
              </w:r>
            </w:del>
          </w:p>
        </w:tc>
        <w:tc>
          <w:tcPr>
            <w:tcW w:w="1743" w:type="dxa"/>
            <w:vAlign w:val="center"/>
          </w:tcPr>
          <w:p w14:paraId="62A9C676" w14:textId="34793AC1" w:rsidR="005A6B77" w:rsidRPr="00E3673A" w:rsidDel="00EA5B76" w:rsidRDefault="005A6B77" w:rsidP="005A6B77">
            <w:pPr>
              <w:spacing w:after="0" w:line="360" w:lineRule="auto"/>
              <w:rPr>
                <w:del w:id="101" w:author="Nguyen Thanh Son" w:date="2022-10-27T15:12:00Z"/>
                <w:rFonts w:eastAsia="Calibri"/>
              </w:rPr>
            </w:pPr>
          </w:p>
        </w:tc>
      </w:tr>
      <w:tr w:rsidR="005C5163" w:rsidRPr="00E3673A" w14:paraId="463DECAD" w14:textId="77777777" w:rsidTr="00045CE1">
        <w:tc>
          <w:tcPr>
            <w:tcW w:w="697" w:type="dxa"/>
            <w:vAlign w:val="center"/>
          </w:tcPr>
          <w:p w14:paraId="05AD7225" w14:textId="77777777" w:rsidR="005C5163" w:rsidRPr="00E3673A" w:rsidRDefault="005C5163" w:rsidP="00792AB2">
            <w:pPr>
              <w:numPr>
                <w:ilvl w:val="0"/>
                <w:numId w:val="2"/>
              </w:numPr>
              <w:suppressAutoHyphens/>
              <w:spacing w:after="0" w:line="360" w:lineRule="auto"/>
              <w:rPr>
                <w:rFonts w:eastAsia="Calibri"/>
                <w:szCs w:val="18"/>
              </w:rPr>
            </w:pPr>
          </w:p>
        </w:tc>
        <w:tc>
          <w:tcPr>
            <w:tcW w:w="2203" w:type="dxa"/>
            <w:vAlign w:val="center"/>
          </w:tcPr>
          <w:p w14:paraId="6A00B248" w14:textId="17269B53" w:rsidR="005C5163" w:rsidRPr="005C5163" w:rsidRDefault="005C5163" w:rsidP="005C5163">
            <w:pPr>
              <w:spacing w:after="0" w:line="360" w:lineRule="auto"/>
              <w:rPr>
                <w:bCs/>
                <w:color w:val="000000"/>
                <w:shd w:val="clear" w:color="auto" w:fill="F8F9FA"/>
              </w:rPr>
            </w:pPr>
            <w:del w:id="102" w:author="Nguyen Thanh Son" w:date="2022-10-27T15:12:00Z">
              <w:r w:rsidRPr="005C5163" w:rsidDel="00EA5B76">
                <w:rPr>
                  <w:bCs/>
                  <w:color w:val="000000"/>
                  <w:shd w:val="clear" w:color="auto" w:fill="F8F9FA"/>
                </w:rPr>
                <w:delText>Type_User</w:delText>
              </w:r>
            </w:del>
            <w:ins w:id="103" w:author="Nguyen Thanh Son" w:date="2022-10-27T15:12:00Z">
              <w:r w:rsidR="00EA5B76">
                <w:rPr>
                  <w:bCs/>
                  <w:color w:val="000000"/>
                  <w:shd w:val="clear" w:color="auto" w:fill="F8F9FA"/>
                </w:rPr>
                <w:t>Action_type</w:t>
              </w:r>
            </w:ins>
          </w:p>
        </w:tc>
        <w:tc>
          <w:tcPr>
            <w:tcW w:w="1675" w:type="dxa"/>
            <w:vAlign w:val="center"/>
          </w:tcPr>
          <w:p w14:paraId="37C460E1" w14:textId="77777777" w:rsidR="005C5163" w:rsidRDefault="005C5163" w:rsidP="001F7485">
            <w:pPr>
              <w:spacing w:after="0" w:line="360" w:lineRule="auto"/>
              <w:rPr>
                <w:rFonts w:eastAsia="Calibri"/>
              </w:rPr>
            </w:pPr>
            <w:r>
              <w:rPr>
                <w:rFonts w:eastAsia="Calibri"/>
              </w:rPr>
              <w:t>Kiểu chữ (30)</w:t>
            </w:r>
          </w:p>
        </w:tc>
        <w:tc>
          <w:tcPr>
            <w:tcW w:w="2678" w:type="dxa"/>
            <w:vAlign w:val="center"/>
          </w:tcPr>
          <w:p w14:paraId="03C560B9" w14:textId="77777777" w:rsidR="005C5163" w:rsidRDefault="00512081" w:rsidP="005A6B77">
            <w:pPr>
              <w:spacing w:after="0" w:line="360" w:lineRule="auto"/>
              <w:rPr>
                <w:rFonts w:eastAsia="Calibri"/>
              </w:rPr>
            </w:pPr>
            <w:r>
              <w:rPr>
                <w:rFonts w:eastAsia="Calibri"/>
              </w:rPr>
              <w:t>Kiểu thao tác tác tài khoản: tạo mới (Create) ;Cập nhật (Upadate); đóng (Close); mở lại (Reopen)</w:t>
            </w:r>
          </w:p>
        </w:tc>
        <w:tc>
          <w:tcPr>
            <w:tcW w:w="1743" w:type="dxa"/>
            <w:vAlign w:val="center"/>
          </w:tcPr>
          <w:p w14:paraId="461C4989" w14:textId="77777777" w:rsidR="005C5163" w:rsidRPr="00E3673A" w:rsidRDefault="005C5163" w:rsidP="005A6B77">
            <w:pPr>
              <w:spacing w:after="0" w:line="360" w:lineRule="auto"/>
              <w:rPr>
                <w:rFonts w:eastAsia="Calibri"/>
              </w:rPr>
            </w:pPr>
          </w:p>
        </w:tc>
      </w:tr>
      <w:tr w:rsidR="00EA5B76" w:rsidRPr="00E3673A" w14:paraId="55B412EF" w14:textId="77777777" w:rsidTr="00045CE1">
        <w:trPr>
          <w:ins w:id="104" w:author="Nguyen Thanh Son" w:date="2022-10-27T15:12:00Z"/>
        </w:trPr>
        <w:tc>
          <w:tcPr>
            <w:tcW w:w="697" w:type="dxa"/>
            <w:vAlign w:val="center"/>
          </w:tcPr>
          <w:p w14:paraId="5F533987" w14:textId="77777777" w:rsidR="00EA5B76" w:rsidRPr="00E3673A" w:rsidRDefault="00EA5B76" w:rsidP="00EA5B76">
            <w:pPr>
              <w:numPr>
                <w:ilvl w:val="0"/>
                <w:numId w:val="2"/>
              </w:numPr>
              <w:suppressAutoHyphens/>
              <w:spacing w:after="0" w:line="360" w:lineRule="auto"/>
              <w:rPr>
                <w:ins w:id="105" w:author="Nguyen Thanh Son" w:date="2022-10-27T15:12:00Z"/>
                <w:rFonts w:eastAsia="Calibri"/>
                <w:szCs w:val="18"/>
              </w:rPr>
            </w:pPr>
          </w:p>
        </w:tc>
        <w:tc>
          <w:tcPr>
            <w:tcW w:w="2203" w:type="dxa"/>
            <w:vAlign w:val="center"/>
          </w:tcPr>
          <w:p w14:paraId="16D2D69F" w14:textId="182A4B7C" w:rsidR="00EA5B76" w:rsidRPr="005C5163" w:rsidDel="00EA5B76" w:rsidRDefault="00EA5B76" w:rsidP="00EA5B76">
            <w:pPr>
              <w:spacing w:after="0" w:line="360" w:lineRule="auto"/>
              <w:rPr>
                <w:ins w:id="106" w:author="Nguyen Thanh Son" w:date="2022-10-27T15:12:00Z"/>
                <w:bCs/>
                <w:color w:val="000000"/>
                <w:shd w:val="clear" w:color="auto" w:fill="F8F9FA"/>
              </w:rPr>
            </w:pPr>
            <w:ins w:id="107" w:author="Nguyen Thanh Son" w:date="2022-10-27T15:12:00Z">
              <w:r>
                <w:rPr>
                  <w:bCs/>
                  <w:color w:val="000000"/>
                  <w:shd w:val="clear" w:color="auto" w:fill="F8F9FA"/>
                </w:rPr>
                <w:t>Status</w:t>
              </w:r>
            </w:ins>
          </w:p>
        </w:tc>
        <w:tc>
          <w:tcPr>
            <w:tcW w:w="1675" w:type="dxa"/>
            <w:vAlign w:val="center"/>
          </w:tcPr>
          <w:p w14:paraId="31805ECA" w14:textId="299E8E58" w:rsidR="00EA5B76" w:rsidRDefault="00EA5B76" w:rsidP="00EA5B76">
            <w:pPr>
              <w:spacing w:after="0" w:line="360" w:lineRule="auto"/>
              <w:rPr>
                <w:ins w:id="108" w:author="Nguyen Thanh Son" w:date="2022-10-27T15:12:00Z"/>
                <w:rFonts w:eastAsia="Calibri"/>
              </w:rPr>
            </w:pPr>
            <w:ins w:id="109" w:author="Nguyen Thanh Son" w:date="2022-10-27T15:12:00Z">
              <w:r>
                <w:rPr>
                  <w:rFonts w:eastAsia="Calibri"/>
                </w:rPr>
                <w:t>Kiểu chữ (20)</w:t>
              </w:r>
            </w:ins>
          </w:p>
        </w:tc>
        <w:tc>
          <w:tcPr>
            <w:tcW w:w="2678" w:type="dxa"/>
            <w:vAlign w:val="center"/>
          </w:tcPr>
          <w:p w14:paraId="24C13ABC" w14:textId="42C78595" w:rsidR="00EA5B76" w:rsidRDefault="00EA5B76" w:rsidP="00EA5B76">
            <w:pPr>
              <w:spacing w:after="0" w:line="360" w:lineRule="auto"/>
              <w:rPr>
                <w:ins w:id="110" w:author="Nguyen Thanh Son" w:date="2022-10-27T15:12:00Z"/>
                <w:rFonts w:eastAsia="Calibri"/>
              </w:rPr>
            </w:pPr>
            <w:ins w:id="111" w:author="Nguyen Thanh Son" w:date="2022-10-27T15:12:00Z">
              <w:r>
                <w:rPr>
                  <w:rFonts w:eastAsia="Calibri"/>
                </w:rPr>
                <w:t>Trạng thái tạo tài khoản : Thành công (</w:t>
              </w:r>
              <w:r>
                <w:rPr>
                  <w:rFonts w:ascii="Helvetica" w:hAnsi="Helvetica" w:cs="Helvetica"/>
                  <w:color w:val="000000"/>
                  <w:sz w:val="18"/>
                  <w:szCs w:val="18"/>
                  <w:shd w:val="clear" w:color="auto" w:fill="F8F9FA"/>
                </w:rPr>
                <w:t>Successful</w:t>
              </w:r>
              <w:r>
                <w:rPr>
                  <w:rFonts w:eastAsia="Calibri"/>
                </w:rPr>
                <w:t>); thất bại (False)</w:t>
              </w:r>
            </w:ins>
          </w:p>
        </w:tc>
        <w:tc>
          <w:tcPr>
            <w:tcW w:w="1743" w:type="dxa"/>
            <w:vAlign w:val="center"/>
          </w:tcPr>
          <w:p w14:paraId="23F6FF7D" w14:textId="77777777" w:rsidR="00EA5B76" w:rsidRPr="00E3673A" w:rsidRDefault="00EA5B76" w:rsidP="00EA5B76">
            <w:pPr>
              <w:spacing w:after="0" w:line="360" w:lineRule="auto"/>
              <w:rPr>
                <w:ins w:id="112" w:author="Nguyen Thanh Son" w:date="2022-10-27T15:12:00Z"/>
                <w:rFonts w:eastAsia="Calibri"/>
              </w:rPr>
            </w:pPr>
          </w:p>
        </w:tc>
      </w:tr>
      <w:tr w:rsidR="00EA5B76" w:rsidRPr="00E3673A" w14:paraId="2B87D773" w14:textId="77777777" w:rsidTr="00045CE1">
        <w:trPr>
          <w:ins w:id="113" w:author="Nguyen Thanh Son" w:date="2022-10-27T15:12:00Z"/>
        </w:trPr>
        <w:tc>
          <w:tcPr>
            <w:tcW w:w="697" w:type="dxa"/>
            <w:vAlign w:val="center"/>
          </w:tcPr>
          <w:p w14:paraId="3BECE702" w14:textId="77777777" w:rsidR="00EA5B76" w:rsidRPr="00E3673A" w:rsidRDefault="00EA5B76" w:rsidP="00EA5B76">
            <w:pPr>
              <w:numPr>
                <w:ilvl w:val="0"/>
                <w:numId w:val="2"/>
              </w:numPr>
              <w:suppressAutoHyphens/>
              <w:spacing w:after="0" w:line="360" w:lineRule="auto"/>
              <w:rPr>
                <w:ins w:id="114" w:author="Nguyen Thanh Son" w:date="2022-10-27T15:12:00Z"/>
                <w:rFonts w:eastAsia="Calibri"/>
                <w:szCs w:val="18"/>
              </w:rPr>
            </w:pPr>
          </w:p>
        </w:tc>
        <w:tc>
          <w:tcPr>
            <w:tcW w:w="2203" w:type="dxa"/>
            <w:vAlign w:val="center"/>
          </w:tcPr>
          <w:p w14:paraId="0A66FD57" w14:textId="338642A7" w:rsidR="00EA5B76" w:rsidRDefault="00EA5B76" w:rsidP="00EA5B76">
            <w:pPr>
              <w:spacing w:after="0" w:line="360" w:lineRule="auto"/>
              <w:rPr>
                <w:ins w:id="115" w:author="Nguyen Thanh Son" w:date="2022-10-27T15:12:00Z"/>
                <w:bCs/>
                <w:color w:val="000000"/>
                <w:shd w:val="clear" w:color="auto" w:fill="F8F9FA"/>
              </w:rPr>
            </w:pPr>
            <w:ins w:id="116" w:author="Nguyen Thanh Son" w:date="2022-10-27T15:12:00Z">
              <w:r>
                <w:rPr>
                  <w:bCs/>
                  <w:color w:val="000000"/>
                  <w:shd w:val="clear" w:color="auto" w:fill="F8F9FA"/>
                </w:rPr>
                <w:t>Error_Desc</w:t>
              </w:r>
            </w:ins>
          </w:p>
        </w:tc>
        <w:tc>
          <w:tcPr>
            <w:tcW w:w="1675" w:type="dxa"/>
            <w:vAlign w:val="center"/>
          </w:tcPr>
          <w:p w14:paraId="2C119C44" w14:textId="6632B6D2" w:rsidR="00EA5B76" w:rsidRDefault="00EA5B76" w:rsidP="00EA5B76">
            <w:pPr>
              <w:spacing w:after="0" w:line="360" w:lineRule="auto"/>
              <w:rPr>
                <w:ins w:id="117" w:author="Nguyen Thanh Son" w:date="2022-10-27T15:12:00Z"/>
                <w:rFonts w:eastAsia="Calibri"/>
              </w:rPr>
            </w:pPr>
            <w:ins w:id="118" w:author="Nguyen Thanh Son" w:date="2022-10-27T15:13:00Z">
              <w:r>
                <w:rPr>
                  <w:rFonts w:eastAsia="Calibri"/>
                </w:rPr>
                <w:t>Kiểu chữ</w:t>
              </w:r>
            </w:ins>
          </w:p>
        </w:tc>
        <w:tc>
          <w:tcPr>
            <w:tcW w:w="2678" w:type="dxa"/>
            <w:vAlign w:val="center"/>
          </w:tcPr>
          <w:p w14:paraId="3AA4B63E" w14:textId="665C5D90" w:rsidR="00EA5B76" w:rsidRDefault="00EA5B76" w:rsidP="00EA5B76">
            <w:pPr>
              <w:spacing w:after="0" w:line="360" w:lineRule="auto"/>
              <w:rPr>
                <w:ins w:id="119" w:author="Nguyen Thanh Son" w:date="2022-10-27T15:12:00Z"/>
                <w:rFonts w:eastAsia="Calibri"/>
              </w:rPr>
            </w:pPr>
            <w:ins w:id="120" w:author="Nguyen Thanh Son" w:date="2022-10-27T15:13:00Z">
              <w:r>
                <w:rPr>
                  <w:rFonts w:eastAsia="Calibri"/>
                </w:rPr>
                <w:t xml:space="preserve">Mô tả </w:t>
              </w:r>
            </w:ins>
            <w:ins w:id="121" w:author="Nguyen Thanh Son" w:date="2022-10-27T15:14:00Z">
              <w:r>
                <w:rPr>
                  <w:rFonts w:eastAsia="Calibri"/>
                </w:rPr>
                <w:t>lỗi</w:t>
              </w:r>
            </w:ins>
          </w:p>
        </w:tc>
        <w:tc>
          <w:tcPr>
            <w:tcW w:w="1743" w:type="dxa"/>
            <w:vAlign w:val="center"/>
          </w:tcPr>
          <w:p w14:paraId="5BF044AF" w14:textId="77777777" w:rsidR="00EA5B76" w:rsidRPr="00E3673A" w:rsidRDefault="00EA5B76" w:rsidP="00EA5B76">
            <w:pPr>
              <w:spacing w:after="0" w:line="360" w:lineRule="auto"/>
              <w:rPr>
                <w:ins w:id="122" w:author="Nguyen Thanh Son" w:date="2022-10-27T15:12:00Z"/>
                <w:rFonts w:eastAsia="Calibri"/>
              </w:rPr>
            </w:pPr>
          </w:p>
        </w:tc>
      </w:tr>
    </w:tbl>
    <w:p w14:paraId="50AD95DE" w14:textId="77777777" w:rsidR="00AE5CBA" w:rsidRDefault="00AE5CBA" w:rsidP="00AE5CBA">
      <w:pPr>
        <w:pStyle w:val="ListParagraph"/>
        <w:rPr>
          <w:b/>
        </w:rPr>
      </w:pPr>
    </w:p>
    <w:p w14:paraId="2E5B4A81" w14:textId="77777777" w:rsidR="00223835" w:rsidRPr="005C349A" w:rsidRDefault="00223835" w:rsidP="00792AB2">
      <w:pPr>
        <w:pStyle w:val="ListParagraph"/>
        <w:numPr>
          <w:ilvl w:val="0"/>
          <w:numId w:val="8"/>
        </w:numPr>
        <w:rPr>
          <w:b/>
        </w:rPr>
      </w:pPr>
      <w:r w:rsidRPr="005C349A">
        <w:rPr>
          <w:b/>
        </w:rPr>
        <w:t>Định dạng xuất dữ liệu mong muốn</w:t>
      </w:r>
    </w:p>
    <w:p w14:paraId="7F45FD11" w14:textId="77777777" w:rsidR="00223835" w:rsidRDefault="00E40CDC" w:rsidP="00223835">
      <w:pPr>
        <w:ind w:left="720"/>
      </w:pPr>
      <w:r>
        <w:t>File Excel</w:t>
      </w:r>
    </w:p>
    <w:p w14:paraId="3B0A7CF2" w14:textId="77777777" w:rsidR="00223835" w:rsidRDefault="00223835"/>
    <w:p w14:paraId="1C682EDA" w14:textId="77777777" w:rsidR="006279EF" w:rsidRDefault="00F376E3" w:rsidP="00F376E3">
      <w:pPr>
        <w:pStyle w:val="Heading2"/>
        <w:rPr>
          <w:color w:val="auto"/>
        </w:rPr>
      </w:pPr>
      <w:bookmarkStart w:id="123" w:name="_Toc117684869"/>
      <w:r w:rsidRPr="00F376E3">
        <w:t>Báo cáo lịch sử tạo, cập nhậ</w:t>
      </w:r>
      <w:r w:rsidR="002D694A">
        <w:t>t, đóng</w:t>
      </w:r>
      <w:r w:rsidRPr="00F376E3">
        <w:t>, mở lại tài khoản và phân quyền cho user thấ</w:t>
      </w:r>
      <w:r>
        <w:t xml:space="preserve">t </w:t>
      </w:r>
      <w:r w:rsidR="006279EF">
        <w:t>bại</w:t>
      </w:r>
      <w:bookmarkEnd w:id="123"/>
      <w:r w:rsidR="006279EF">
        <w:rPr>
          <w:color w:val="auto"/>
        </w:rPr>
        <w:t xml:space="preserve"> </w:t>
      </w:r>
    </w:p>
    <w:p w14:paraId="63DA19FD" w14:textId="77777777" w:rsidR="0098183E" w:rsidRPr="00D91C8C" w:rsidRDefault="0098183E" w:rsidP="0098183E">
      <w:pPr>
        <w:rPr>
          <w:i/>
          <w:color w:val="FF0000"/>
        </w:rPr>
      </w:pPr>
      <w:r w:rsidRPr="00D91C8C">
        <w:rPr>
          <w:i/>
          <w:color w:val="FF0000"/>
        </w:rPr>
        <w:t>Tương tự như mục “Báo cáo lịch sử tạo và phân quyền user Thành công”</w:t>
      </w:r>
    </w:p>
    <w:p w14:paraId="4123F2F9" w14:textId="77777777" w:rsidR="00085F4A" w:rsidRDefault="00085F4A" w:rsidP="006279EF">
      <w:pPr>
        <w:pStyle w:val="Heading2"/>
        <w:numPr>
          <w:ilvl w:val="0"/>
          <w:numId w:val="0"/>
        </w:numPr>
        <w:rPr>
          <w:color w:val="auto"/>
        </w:rPr>
      </w:pPr>
    </w:p>
    <w:sectPr w:rsidR="00085F4A" w:rsidSect="00BE7ACF">
      <w:headerReference w:type="default" r:id="rId28"/>
      <w:footerReference w:type="default" r:id="rId29"/>
      <w:pgSz w:w="11907" w:h="16839" w:code="9"/>
      <w:pgMar w:top="1440" w:right="1106" w:bottom="1701" w:left="1440" w:header="720" w:footer="5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Nguyen Thanh Son" w:date="2022-10-27T13:18:00Z" w:initials="NTS">
    <w:p w14:paraId="58EC6B82" w14:textId="77777777" w:rsidR="006632DA" w:rsidRDefault="006632DA">
      <w:pPr>
        <w:pStyle w:val="CommentText"/>
      </w:pPr>
      <w:r>
        <w:t xml:space="preserve">Bước </w:t>
      </w:r>
      <w:r>
        <w:rPr>
          <w:rStyle w:val="CommentReference"/>
        </w:rPr>
        <w:annotationRef/>
      </w:r>
      <w:r>
        <w:t>6.1</w:t>
      </w:r>
    </w:p>
    <w:p w14:paraId="00E54CF2" w14:textId="77777777" w:rsidR="006632DA" w:rsidRDefault="006632DA">
      <w:pPr>
        <w:pStyle w:val="CommentText"/>
      </w:pPr>
      <w:r>
        <w:t>Sau bước 8 Y/N</w:t>
      </w:r>
    </w:p>
  </w:comment>
  <w:comment w:id="21" w:author="Nguyen Thanh Son" w:date="2022-10-27T13:19:00Z" w:initials="NTS">
    <w:p w14:paraId="38B71D63" w14:textId="4C8B060A" w:rsidR="009C57D1" w:rsidRDefault="009C57D1">
      <w:pPr>
        <w:pStyle w:val="CommentText"/>
      </w:pPr>
      <w:r>
        <w:rPr>
          <w:rStyle w:val="CommentReference"/>
        </w:rPr>
        <w:annotationRef/>
      </w:r>
      <w:r>
        <w:t>Back-end</w:t>
      </w:r>
    </w:p>
  </w:comment>
  <w:comment w:id="22" w:author="Nguyen Thanh Son" w:date="2022-10-27T13:20:00Z" w:initials="NTS">
    <w:p w14:paraId="24B25262" w14:textId="3C686F0A" w:rsidR="00384C68" w:rsidRDefault="00384C68">
      <w:pPr>
        <w:pStyle w:val="CommentText"/>
      </w:pPr>
      <w:r>
        <w:t xml:space="preserve">Tạm thời giữ nguyên như </w:t>
      </w:r>
      <w:r>
        <w:rPr>
          <w:rStyle w:val="CommentReference"/>
        </w:rPr>
        <w:annotationRef/>
      </w:r>
      <w:r>
        <w:t>hiện đang chạy: ngày 2 lần: 00h và 12h để tránh ảnh hưởng thao tác trên LIM</w:t>
      </w:r>
    </w:p>
  </w:comment>
  <w:comment w:id="23" w:author="Nguyen Thanh Son" w:date="2022-10-27T13:22:00Z" w:initials="NTS">
    <w:p w14:paraId="2DAB2288" w14:textId="128817C8" w:rsidR="002D2D9D" w:rsidRDefault="002D2D9D">
      <w:pPr>
        <w:pStyle w:val="CommentText"/>
      </w:pPr>
      <w:r>
        <w:rPr>
          <w:rStyle w:val="CommentReference"/>
        </w:rPr>
        <w:annotationRef/>
      </w:r>
      <w:r>
        <w:t>Có trên LOS nhưng LIM chưa sử dụng ?</w:t>
      </w:r>
    </w:p>
  </w:comment>
  <w:comment w:id="24" w:author="Nguyen Thanh Son" w:date="2022-10-27T13:24:00Z" w:initials="NTS">
    <w:p w14:paraId="5A723F91" w14:textId="23E89676" w:rsidR="00130D0D" w:rsidRDefault="00130D0D">
      <w:pPr>
        <w:pStyle w:val="CommentText"/>
      </w:pPr>
      <w:r>
        <w:rPr>
          <w:rStyle w:val="CommentReference"/>
        </w:rPr>
        <w:annotationRef/>
      </w:r>
      <w:r>
        <w:t xml:space="preserve">Thời gian chạy job này để cấu hình. Theo anh thì </w:t>
      </w:r>
      <w:r w:rsidR="00086767">
        <w:t xml:space="preserve">để </w:t>
      </w:r>
      <w:r>
        <w:t>tầm 5 phút chạy một lần cũng được.</w:t>
      </w:r>
    </w:p>
  </w:comment>
  <w:comment w:id="25" w:author="Nguyen Thanh Son" w:date="2022-10-27T13:24:00Z" w:initials="NTS">
    <w:p w14:paraId="7E2450D1" w14:textId="41EAA742" w:rsidR="00403D93" w:rsidRDefault="00403D93">
      <w:pPr>
        <w:pStyle w:val="CommentText"/>
      </w:pPr>
      <w:r>
        <w:rPr>
          <w:rStyle w:val="CommentReference"/>
        </w:rPr>
        <w:annotationRef/>
      </w:r>
      <w:r>
        <w:t>Chuyển thành tiếng Việt (hoặc)</w:t>
      </w:r>
    </w:p>
  </w:comment>
  <w:comment w:id="41" w:author="Nguyen Thanh Son" w:date="2022-10-27T13:29:00Z" w:initials="NTS">
    <w:p w14:paraId="1CE24858" w14:textId="1B07505A" w:rsidR="00392CB7" w:rsidRDefault="00392CB7">
      <w:pPr>
        <w:pStyle w:val="CommentText"/>
      </w:pPr>
      <w:r>
        <w:rPr>
          <w:rStyle w:val="CommentReference"/>
        </w:rPr>
        <w:annotationRef/>
      </w:r>
      <w:r>
        <w:t>Kiểm tra để đảm bảo PS bắt được sự kiện này và gọi được sang API LIM khi hết thời gian điều động, biệt phái.</w:t>
      </w:r>
    </w:p>
  </w:comment>
  <w:comment w:id="44" w:author="Nguyen Thanh Son" w:date="2022-10-27T13:31:00Z" w:initials="NTS">
    <w:p w14:paraId="444441CC" w14:textId="6B13856D" w:rsidR="0026105D" w:rsidRDefault="0026105D">
      <w:pPr>
        <w:pStyle w:val="CommentText"/>
      </w:pPr>
      <w:r>
        <w:rPr>
          <w:rStyle w:val="CommentReference"/>
        </w:rPr>
        <w:annotationRef/>
      </w:r>
      <w:r>
        <w:t>Kiểm tra để đảm bảo PS bắt được sự kiện này và gọi được sang API LIM khi hết thời gian điều động, biệt phái.</w:t>
      </w:r>
    </w:p>
  </w:comment>
  <w:comment w:id="45" w:author="Nguyen Thanh Son" w:date="2022-10-27T13:31:00Z" w:initials="NTS">
    <w:p w14:paraId="50C03460" w14:textId="73257FE8" w:rsidR="002E2D2D" w:rsidRDefault="002E2D2D">
      <w:pPr>
        <w:pStyle w:val="CommentText"/>
      </w:pPr>
      <w:r>
        <w:rPr>
          <w:rStyle w:val="CommentReference"/>
        </w:rPr>
        <w:annotationRef/>
      </w:r>
      <w:r>
        <w:t>User nghỉ việc: hiện chưa gọi sang LOS để đóng user</w:t>
      </w:r>
      <w:r w:rsidR="004622DC">
        <w:t>; mới chỉ đóng account AD củ</w:t>
      </w:r>
      <w:r w:rsidR="000A66C9">
        <w:t xml:space="preserve">a user này =&gt; cần ghi rõ phạm vi đóng hiện tại </w:t>
      </w:r>
      <w:r w:rsidR="001A56D5">
        <w:t xml:space="preserve">đang </w:t>
      </w:r>
      <w:r w:rsidR="000A66C9">
        <w:t>như nào</w:t>
      </w:r>
      <w:r w:rsidR="00622D2A">
        <w:t xml:space="preserve"> vào đây</w:t>
      </w:r>
    </w:p>
  </w:comment>
  <w:comment w:id="68" w:author="Nguyen Thanh Son" w:date="2022-10-27T13:54:00Z" w:initials="NTS">
    <w:p w14:paraId="00400CB9" w14:textId="11BA9A72" w:rsidR="00FB4E97" w:rsidRDefault="00FB4E97" w:rsidP="00FB4E97">
      <w:pPr>
        <w:pStyle w:val="CommentText"/>
        <w:numPr>
          <w:ilvl w:val="0"/>
          <w:numId w:val="13"/>
        </w:numPr>
      </w:pPr>
      <w:r>
        <w:rPr>
          <w:rStyle w:val="CommentReference"/>
        </w:rPr>
        <w:annotationRef/>
      </w:r>
      <w:r>
        <w:t>Nếu luồng nghiệp vụ giống nhau thì gom chung vào một luồng (luồng 3.1 ở trên)</w:t>
      </w:r>
      <w:r w:rsidR="00E46CCE">
        <w:t>: bước số 6 sẽ ghi chung là gọi API sang LOS và diễn giải chi tiết các trường hợp ở bảng diễn giải</w:t>
      </w:r>
    </w:p>
    <w:p w14:paraId="3A0D98AF" w14:textId="79045371" w:rsidR="00FB4E97" w:rsidRDefault="00FB4E97" w:rsidP="00FB4E97">
      <w:pPr>
        <w:pStyle w:val="CommentText"/>
        <w:numPr>
          <w:ilvl w:val="0"/>
          <w:numId w:val="13"/>
        </w:numPr>
      </w:pPr>
      <w:r>
        <w:t>Tuy nhiên trong trường hợp này, PS sẽ gọi API sang LIM để cập nhật thông tin user và role quyền =&gt; vẽ lại luồng này</w:t>
      </w:r>
    </w:p>
  </w:comment>
  <w:comment w:id="70" w:author="Nguyen Thanh Son" w:date="2022-10-27T13:57:00Z" w:initials="NTS">
    <w:p w14:paraId="641DD265" w14:textId="6974FD37" w:rsidR="000E1821" w:rsidRDefault="000E1821">
      <w:pPr>
        <w:pStyle w:val="CommentText"/>
      </w:pPr>
      <w:r>
        <w:rPr>
          <w:rStyle w:val="CommentReference"/>
        </w:rPr>
        <w:annotationRef/>
      </w:r>
      <w:r>
        <w:t>Tương tự như comment ở 3.2</w:t>
      </w:r>
    </w:p>
  </w:comment>
  <w:comment w:id="72" w:author="Nguyen Thanh Son" w:date="2022-10-27T14:34:00Z" w:initials="NTS">
    <w:p w14:paraId="481B7BA9" w14:textId="20B09924" w:rsidR="00F565F6" w:rsidRDefault="00F565F6">
      <w:pPr>
        <w:pStyle w:val="CommentText"/>
      </w:pPr>
      <w:r>
        <w:rPr>
          <w:rStyle w:val="CommentReference"/>
        </w:rPr>
        <w:annotationRef/>
      </w:r>
      <w:r>
        <w:t>Bổ sung thêm các điều kiện validate dữ liệu import</w:t>
      </w:r>
      <w:r w:rsidR="00F65154">
        <w:t xml:space="preserve"> (cho cả 2 loại import)</w:t>
      </w:r>
      <w:r>
        <w:t>, ví dụ:</w:t>
      </w:r>
    </w:p>
    <w:p w14:paraId="17081569" w14:textId="758EBD30" w:rsidR="00F565F6" w:rsidRDefault="00F565F6" w:rsidP="00F565F6">
      <w:pPr>
        <w:pStyle w:val="CommentText"/>
        <w:numPr>
          <w:ilvl w:val="0"/>
          <w:numId w:val="15"/>
        </w:numPr>
      </w:pPr>
      <w:r>
        <w:t>Nếu trùng role đã có thì xử lý như thế nào ?</w:t>
      </w:r>
    </w:p>
    <w:p w14:paraId="7FFCCECC" w14:textId="2B496A87" w:rsidR="00F565F6" w:rsidRDefault="00F565F6" w:rsidP="00F565F6">
      <w:pPr>
        <w:pStyle w:val="CommentText"/>
        <w:numPr>
          <w:ilvl w:val="0"/>
          <w:numId w:val="15"/>
        </w:numPr>
      </w:pPr>
      <w:r>
        <w:t>Mỗi lần upload thì có xóa dữ liệu cũ không ?</w:t>
      </w:r>
    </w:p>
    <w:p w14:paraId="3A889862" w14:textId="66F50211" w:rsidR="00F565F6" w:rsidRDefault="00F565F6" w:rsidP="00F565F6">
      <w:pPr>
        <w:pStyle w:val="CommentText"/>
        <w:numPr>
          <w:ilvl w:val="0"/>
          <w:numId w:val="15"/>
        </w:numPr>
      </w:pPr>
      <w:r>
        <w:t>…</w:t>
      </w:r>
    </w:p>
  </w:comment>
  <w:comment w:id="73" w:author="Nguyen Thanh Son" w:date="2022-10-27T14:31:00Z" w:initials="NTS">
    <w:p w14:paraId="066E1862" w14:textId="412E1C51" w:rsidR="00D100D1" w:rsidRDefault="00D100D1">
      <w:pPr>
        <w:pStyle w:val="CommentText"/>
      </w:pPr>
      <w:r>
        <w:rPr>
          <w:rStyle w:val="CommentReference"/>
        </w:rPr>
        <w:annotationRef/>
      </w:r>
      <w:r>
        <w:t>Bước 3: nhánh N: thông báo lỗi và quay lại bước 1</w:t>
      </w:r>
    </w:p>
  </w:comment>
  <w:comment w:id="74" w:author="Nguyen Thanh Son" w:date="2022-10-27T14:31:00Z" w:initials="NTS">
    <w:p w14:paraId="21012885" w14:textId="7218F185" w:rsidR="00D100D1" w:rsidRDefault="00D100D1">
      <w:pPr>
        <w:pStyle w:val="CommentText"/>
      </w:pPr>
      <w:r>
        <w:rPr>
          <w:rStyle w:val="CommentReference"/>
        </w:rPr>
        <w:annotationRef/>
      </w:r>
      <w:r>
        <w:t>Bướ</w:t>
      </w:r>
      <w:r>
        <w:t>c 4</w:t>
      </w:r>
      <w:r>
        <w:t>: nhánh N: thông báo lỗi và quay lại bước 1</w:t>
      </w:r>
    </w:p>
  </w:comment>
  <w:comment w:id="75" w:author="Nguyen Thanh Son" w:date="2022-10-27T14:37:00Z" w:initials="NTS">
    <w:p w14:paraId="66F86DBB" w14:textId="632772CC" w:rsidR="007A2631" w:rsidRDefault="007A2631">
      <w:pPr>
        <w:pStyle w:val="CommentText"/>
      </w:pPr>
      <w:r>
        <w:rPr>
          <w:rStyle w:val="CommentReference"/>
        </w:rPr>
        <w:annotationRef/>
      </w:r>
      <w:r>
        <w:t>Bổ sung thêm màn hình view role của người tạo sau khi import</w:t>
      </w:r>
      <w:r w:rsidR="00785F17">
        <w:t>. Trên màn hình này có nút: Save (để duyệt) hoặc Hủy bó</w:t>
      </w:r>
    </w:p>
  </w:comment>
  <w:comment w:id="76" w:author="Nguyen Thanh Son" w:date="2022-10-27T15:18:00Z" w:initials="NTS">
    <w:p w14:paraId="5D954AD6" w14:textId="7BF4A456" w:rsidR="00A479ED" w:rsidRDefault="00A479ED">
      <w:pPr>
        <w:pStyle w:val="CommentText"/>
      </w:pPr>
      <w:r>
        <w:rPr>
          <w:rStyle w:val="CommentReference"/>
        </w:rPr>
        <w:annotationRef/>
      </w:r>
      <w:r>
        <w:t>Bổ sung khi bấm View detail tham chiếu đến màn hình nào</w:t>
      </w:r>
      <w:bookmarkStart w:id="77" w:name="_GoBack"/>
      <w:bookmarkEnd w:id="77"/>
    </w:p>
  </w:comment>
  <w:comment w:id="78" w:author="Nguyen Thanh Son" w:date="2022-10-27T14:43:00Z" w:initials="NTS">
    <w:p w14:paraId="570DAFAB" w14:textId="0EE79687" w:rsidR="00723F6D" w:rsidRDefault="00723F6D">
      <w:pPr>
        <w:pStyle w:val="CommentText"/>
      </w:pPr>
      <w:r>
        <w:rPr>
          <w:rStyle w:val="CommentReference"/>
        </w:rPr>
        <w:annotationRef/>
      </w:r>
      <w:r>
        <w:t xml:space="preserve">Bổ sung thêm màn hình view </w:t>
      </w:r>
      <w:r>
        <w:t>jobcode_</w:t>
      </w:r>
      <w:r>
        <w:t>role của người tạo sau khi import. Trên màn hình này có nút: Save (để duyệt) hoặc Hủy bó</w:t>
      </w:r>
    </w:p>
  </w:comment>
  <w:comment w:id="79" w:author="Nguyen Thanh Son" w:date="2022-10-27T14:44:00Z" w:initials="NTS">
    <w:p w14:paraId="370B6383" w14:textId="2AB5F9A7" w:rsidR="00D62874" w:rsidRDefault="00D62874">
      <w:pPr>
        <w:pStyle w:val="CommentText"/>
      </w:pPr>
      <w:r>
        <w:rPr>
          <w:rStyle w:val="CommentReference"/>
        </w:rPr>
        <w:annotationRef/>
      </w:r>
      <w:r>
        <w:t>Duyệt này là theo từng jobcode ? Nên thiết kế lại để duyệt cho toàn bộ jobcode_role đã import.</w:t>
      </w:r>
    </w:p>
  </w:comment>
  <w:comment w:id="81" w:author="Nguyen Thanh Son" w:date="2022-10-27T15:03:00Z" w:initials="NTS">
    <w:p w14:paraId="04D38EF2" w14:textId="785BC015" w:rsidR="00A515D6" w:rsidRPr="00A515D6" w:rsidRDefault="00A515D6" w:rsidP="00A515D6">
      <w:r>
        <w:rPr>
          <w:rStyle w:val="CommentReference"/>
        </w:rPr>
        <w:annotationRef/>
      </w:r>
      <w:r>
        <w:t xml:space="preserve">Quy hoạch lại các màn hình để đỡ rối. Ví dụ màn hình này nếu giống màn hình </w:t>
      </w:r>
      <w:r>
        <w:rPr>
          <w:b/>
        </w:rPr>
        <w:t>3.2.3.1</w:t>
      </w:r>
      <w:r>
        <w:rPr>
          <w:b/>
        </w:rPr>
        <w:t xml:space="preserve">. Màn hình 1 </w:t>
      </w:r>
      <w:r>
        <w:t>thì gom chung lại một màn hình và mô tả các chức năng trên đó</w:t>
      </w:r>
      <w:r w:rsidR="00CA2BEA">
        <w:t xml:space="preserve"> (kèm luồng nghiệp vụ nếu cần)</w:t>
      </w:r>
      <w:r>
        <w:t>.</w:t>
      </w:r>
    </w:p>
  </w:comment>
  <w:comment w:id="82" w:author="Nguyen Thanh Son" w:date="2022-10-27T15:08:00Z" w:initials="NTS">
    <w:p w14:paraId="79FD56A7" w14:textId="35327DEE" w:rsidR="007E5971" w:rsidRDefault="007E5971">
      <w:pPr>
        <w:pStyle w:val="CommentText"/>
      </w:pPr>
      <w:r>
        <w:rPr>
          <w:rStyle w:val="CommentReference"/>
        </w:rPr>
        <w:annotationRef/>
      </w:r>
      <w:r>
        <w:t>Các bản ghi đã duyệt không được phép Edit và Delete ?</w:t>
      </w:r>
    </w:p>
  </w:comment>
  <w:comment w:id="83" w:author="Nguyen Thanh Son" w:date="2022-10-27T15:09:00Z" w:initials="NTS">
    <w:p w14:paraId="633EFEE8" w14:textId="512D2BA3" w:rsidR="007728A8" w:rsidRDefault="007728A8">
      <w:pPr>
        <w:pStyle w:val="CommentText"/>
      </w:pPr>
      <w:r>
        <w:rPr>
          <w:rStyle w:val="CommentReference"/>
        </w:rPr>
        <w:annotationRef/>
      </w:r>
      <w:r>
        <w:t>Thêm validate dữ liệu nếu trùng role</w:t>
      </w:r>
    </w:p>
  </w:comment>
  <w:comment w:id="90" w:author="Nguyen Thanh Son" w:date="2022-10-27T15:15:00Z" w:initials="NTS">
    <w:p w14:paraId="1D749F81" w14:textId="67637C15" w:rsidR="00467CA4" w:rsidRDefault="00467CA4" w:rsidP="00467CA4">
      <w:pPr>
        <w:pStyle w:val="CommentText"/>
        <w:numPr>
          <w:ilvl w:val="0"/>
          <w:numId w:val="16"/>
        </w:numPr>
      </w:pPr>
      <w:r>
        <w:rPr>
          <w:rStyle w:val="CommentReference"/>
        </w:rPr>
        <w:annotationRef/>
      </w:r>
      <w:r>
        <w:t>Thêm trường từ ngày &amp; đến ngày.</w:t>
      </w:r>
    </w:p>
    <w:p w14:paraId="0A0F34D1" w14:textId="6679E030" w:rsidR="00E81E21" w:rsidRDefault="00E81E21" w:rsidP="00467CA4">
      <w:pPr>
        <w:pStyle w:val="CommentText"/>
        <w:numPr>
          <w:ilvl w:val="0"/>
          <w:numId w:val="16"/>
        </w:numPr>
      </w:pPr>
      <w:r>
        <w:t>Thêm trường loại giao dịch (tạo mới, đóng, mở, sửa, …)</w:t>
      </w:r>
    </w:p>
    <w:p w14:paraId="538A2718" w14:textId="2D17C1C1" w:rsidR="00467CA4" w:rsidRDefault="00467CA4" w:rsidP="00467CA4">
      <w:pPr>
        <w:pStyle w:val="CommentText"/>
        <w:numPr>
          <w:ilvl w:val="0"/>
          <w:numId w:val="16"/>
        </w:numPr>
      </w:pPr>
      <w:r>
        <w:t>Nên thêm số dòng tối đa nếu có quá nhiều bản ghi</w:t>
      </w:r>
    </w:p>
    <w:p w14:paraId="77555670" w14:textId="103903F7" w:rsidR="00CD3604" w:rsidRDefault="00CD3604" w:rsidP="00467CA4">
      <w:pPr>
        <w:pStyle w:val="CommentText"/>
        <w:numPr>
          <w:ilvl w:val="0"/>
          <w:numId w:val="16"/>
        </w:numPr>
      </w:pPr>
      <w:r>
        <w:t>Xem có thể bổ sung thêm nút cho chạy lại cho các giao dịch bị lỗi</w:t>
      </w:r>
    </w:p>
    <w:p w14:paraId="67B4DE42" w14:textId="79916F12" w:rsidR="00467CA4" w:rsidRDefault="00467CA4">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54CF2" w15:done="0"/>
  <w15:commentEx w15:paraId="38B71D63" w15:done="0"/>
  <w15:commentEx w15:paraId="24B25262" w15:done="0"/>
  <w15:commentEx w15:paraId="2DAB2288" w15:done="0"/>
  <w15:commentEx w15:paraId="5A723F91" w15:done="0"/>
  <w15:commentEx w15:paraId="7E2450D1" w15:done="0"/>
  <w15:commentEx w15:paraId="1CE24858" w15:done="0"/>
  <w15:commentEx w15:paraId="444441CC" w15:done="0"/>
  <w15:commentEx w15:paraId="50C03460" w15:done="0"/>
  <w15:commentEx w15:paraId="3A0D98AF" w15:done="0"/>
  <w15:commentEx w15:paraId="641DD265" w15:done="0"/>
  <w15:commentEx w15:paraId="3A889862" w15:done="0"/>
  <w15:commentEx w15:paraId="066E1862" w15:done="0"/>
  <w15:commentEx w15:paraId="21012885" w15:done="0"/>
  <w15:commentEx w15:paraId="66F86DBB" w15:done="0"/>
  <w15:commentEx w15:paraId="5D954AD6" w15:done="0"/>
  <w15:commentEx w15:paraId="570DAFAB" w15:done="0"/>
  <w15:commentEx w15:paraId="370B6383" w15:done="0"/>
  <w15:commentEx w15:paraId="04D38EF2" w15:done="0"/>
  <w15:commentEx w15:paraId="79FD56A7" w15:done="0"/>
  <w15:commentEx w15:paraId="633EFEE8" w15:done="0"/>
  <w15:commentEx w15:paraId="67B4DE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6C444" w14:textId="77777777" w:rsidR="0071572D" w:rsidRDefault="0071572D" w:rsidP="00623D80">
      <w:pPr>
        <w:spacing w:after="0" w:line="240" w:lineRule="auto"/>
      </w:pPr>
      <w:r>
        <w:separator/>
      </w:r>
    </w:p>
  </w:endnote>
  <w:endnote w:type="continuationSeparator" w:id="0">
    <w:p w14:paraId="799A1FF5" w14:textId="77777777" w:rsidR="0071572D" w:rsidRDefault="0071572D" w:rsidP="00623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534" w:type="dxa"/>
      <w:tblLook w:val="04A0" w:firstRow="1" w:lastRow="0" w:firstColumn="1" w:lastColumn="0" w:noHBand="0" w:noVBand="1"/>
    </w:tblPr>
    <w:tblGrid>
      <w:gridCol w:w="1189"/>
      <w:gridCol w:w="5345"/>
    </w:tblGrid>
    <w:tr w:rsidR="00291D2F" w14:paraId="5CD414BB" w14:textId="77777777" w:rsidTr="006266BD">
      <w:trPr>
        <w:trHeight w:val="917"/>
      </w:trPr>
      <w:tc>
        <w:tcPr>
          <w:tcW w:w="0" w:type="auto"/>
        </w:tcPr>
        <w:p w14:paraId="6B4C9DD8" w14:textId="77777777" w:rsidR="00291D2F" w:rsidRDefault="00291D2F">
          <w:pPr>
            <w:pStyle w:val="Footer"/>
          </w:pPr>
          <w:r>
            <w:rPr>
              <w:noProof/>
            </w:rPr>
            <mc:AlternateContent>
              <mc:Choice Requires="wpg">
                <w:drawing>
                  <wp:inline distT="0" distB="0" distL="0" distR="0" wp14:anchorId="6B413D6D" wp14:editId="40DE713D">
                    <wp:extent cx="495300" cy="481965"/>
                    <wp:effectExtent l="0" t="0" r="19050" b="133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95300" cy="481965"/>
                              <a:chOff x="8754" y="11945"/>
                              <a:chExt cx="2880" cy="2859"/>
                            </a:xfrm>
                          </wpg:grpSpPr>
                          <wps:wsp>
                            <wps:cNvPr id="2" name="Rectangle 2"/>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 name="Rectangle 3"/>
                            <wps:cNvSpPr>
                              <a:spLocks noChangeArrowheads="1"/>
                            </wps:cNvSpPr>
                            <wps:spPr bwMode="auto">
                              <a:xfrm flipH="1">
                                <a:off x="10194" y="13364"/>
                                <a:ext cx="1440" cy="1440"/>
                              </a:xfrm>
                              <a:prstGeom prst="rect">
                                <a:avLst/>
                              </a:prstGeom>
                              <a:solidFill>
                                <a:schemeClr val="accent6">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4"/>
                            <wps:cNvSpPr>
                              <a:spLocks noChangeArrowheads="1"/>
                            </wps:cNvSpPr>
                            <wps:spPr bwMode="auto">
                              <a:xfrm flipH="1">
                                <a:off x="8754" y="13364"/>
                                <a:ext cx="1440" cy="1440"/>
                              </a:xfrm>
                              <a:prstGeom prst="rect">
                                <a:avLst/>
                              </a:prstGeom>
                              <a:solidFill>
                                <a:srgbClr val="22195B"/>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wgp>
                      </a:graphicData>
                    </a:graphic>
                  </wp:inline>
                </w:drawing>
              </mc:Choice>
              <mc:Fallback>
                <w:pict>
                  <v:group w14:anchorId="51EFB1FA" id="Group 1" o:spid="_x0000_s1026" style="width:39pt;height:37.95pt;flip: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">
                    <v:rect id="Rectangle 2" o:spid="_x0000_s1027"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9Mb0A&#10;AADaAAAADwAAAGRycy9kb3ducmV2LnhtbESPSwvCMBCE74L/Iazgzab24KMaRQTBiwcfeF6atSk2&#10;m9JErf/eCILHYWa+YZbrztbiSa2vHCsYJykI4sLpiksFl/NuNAPhA7LG2jEpeJOH9arfW2Ku3YuP&#10;9DyFUkQI+xwVmBCaXEpfGLLoE9cQR+/mWoshyraUusVXhNtaZmk6kRYrjgsGG9oaKu6nh1UQ6kNl&#10;Zu79mO43bNw1m0/HfFBqOOg2CxCBuvAP/9p7rSCD75V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Kr9Mb0AAADaAAAADwAAAAAAAAAAAAAAAACYAgAAZHJzL2Rvd25yZXYu&#10;eG1sUEsFBgAAAAAEAAQA9QAAAIIDAAAAAA==&#10;" fillcolor="#bfbfbf [2412]" strokecolor="white [3212]" strokeweight="1pt">
                      <v:fill opacity="32896f"/>
                      <v:shadow color="#d8d8d8 [2732]" offset="3pt,3pt"/>
                    </v:rect>
                    <v:rect id="Rectangle 3" o:spid="_x0000_s1028"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ZbcEA&#10;AADaAAAADwAAAGRycy9kb3ducmV2LnhtbESPzarCMBSE9xd8h3AEd9fUHy5SjSIVRVwItwpuD82x&#10;rTYnpYla394IgsthZr5hZovWVOJOjSstKxj0IxDEmdUl5wqOh/XvBITzyBory6TgSQ4W887PDGNt&#10;H/xP99TnIkDYxaig8L6OpXRZQQZd39bEwTvbxqAPssmlbvAR4KaSwyj6kwZLDgsF1pQUlF3Tm1Gg&#10;V9HldG6T684ler8s9zza7E5K9brtcgrCU+u/4U97qxWM4X0l3A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22W3BAAAA2gAAAA8AAAAAAAAAAAAAAAAAmAIAAGRycy9kb3du&#10;cmV2LnhtbFBLBQYAAAAABAAEAPUAAACGAwAAAAA=&#10;" fillcolor="#f79646 [3209]" strokecolor="white [3212]" strokeweight="1pt">
                      <v:shadow color="#d8d8d8 [2732]" offset="3pt,3pt"/>
                    </v:rect>
                    <v:rect id="Rectangle 4" o:spid="_x0000_s1029"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uMMA&#10;AADaAAAADwAAAGRycy9kb3ducmV2LnhtbESPQWvCQBSE7wX/w/IEL6KbCBWJriJiQU9tVVBvj+wz&#10;CWbfhuzWjf++Wyh4HGbmG2ax6kwtHtS6yrKCdJyAIM6trrhQcDp+jGYgnEfWWFsmBU9ysFr23haY&#10;aRv4mx4HX4gIYZehgtL7JpPS5SUZdGPbEEfvZluDPsq2kLrFEOGmlpMkmUqDFceFEhvalJTfDz9G&#10;wTUN4RzS6rKdJmHIx+HX/nNSKDXod+s5CE+df4X/2zut4B3+rsQb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KruMMAAADaAAAADwAAAAAAAAAAAAAAAACYAgAAZHJzL2Rv&#10;d25yZXYueG1sUEsFBgAAAAAEAAQA9QAAAIgDAAAAAA==&#10;" fillcolor="#22195b" strokecolor="white [3212]" strokeweight="1pt">
                      <v:shadow color="#d8d8d8 [2732]" offset="3pt,3pt"/>
                    </v:rect>
                    <w10:anchorlock/>
                  </v:group>
                </w:pict>
              </mc:Fallback>
            </mc:AlternateContent>
          </w:r>
        </w:p>
      </w:tc>
      <w:tc>
        <w:tcPr>
          <w:tcW w:w="0" w:type="auto"/>
        </w:tcPr>
        <w:p w14:paraId="755058AF" w14:textId="77777777" w:rsidR="00291D2F" w:rsidRDefault="00291D2F">
          <w:r>
            <w:t xml:space="preserve">LienVietPostBank | Confidential | </w:t>
          </w:r>
          <w:sdt>
            <w:sdtPr>
              <w:id w:val="250395305"/>
              <w:docPartObj>
                <w:docPartGallery w:val="Page Numbers (Top of Page)"/>
                <w:docPartUnique/>
              </w:docPartObj>
            </w:sdtPr>
            <w:sdtEndPr/>
            <w:sdtContent>
              <w:r>
                <w:t xml:space="preserve">Page </w:t>
              </w:r>
              <w:r>
                <w:fldChar w:fldCharType="begin"/>
              </w:r>
              <w:r>
                <w:instrText xml:space="preserve"> PAGE </w:instrText>
              </w:r>
              <w:r>
                <w:fldChar w:fldCharType="separate"/>
              </w:r>
              <w:r w:rsidR="00A479ED">
                <w:rPr>
                  <w:noProof/>
                </w:rPr>
                <w:t>32</w:t>
              </w:r>
              <w:r>
                <w:rPr>
                  <w:noProof/>
                </w:rPr>
                <w:fldChar w:fldCharType="end"/>
              </w:r>
              <w:r>
                <w:t xml:space="preserve"> of </w:t>
              </w:r>
              <w:fldSimple w:instr=" NUMPAGES  ">
                <w:r w:rsidR="00A479ED">
                  <w:rPr>
                    <w:noProof/>
                  </w:rPr>
                  <w:t>38</w:t>
                </w:r>
              </w:fldSimple>
            </w:sdtContent>
          </w:sdt>
        </w:p>
        <w:p w14:paraId="26671D19" w14:textId="77777777" w:rsidR="00291D2F" w:rsidRDefault="00291D2F" w:rsidP="006266BD">
          <w:pPr>
            <w:pStyle w:val="Footer"/>
          </w:pPr>
        </w:p>
      </w:tc>
    </w:tr>
  </w:tbl>
  <w:p w14:paraId="4F2C432B" w14:textId="77777777" w:rsidR="00291D2F" w:rsidRDefault="00291D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D9CD7C" w14:textId="77777777" w:rsidR="0071572D" w:rsidRDefault="0071572D" w:rsidP="00623D80">
      <w:pPr>
        <w:spacing w:after="0" w:line="240" w:lineRule="auto"/>
      </w:pPr>
      <w:r>
        <w:separator/>
      </w:r>
    </w:p>
  </w:footnote>
  <w:footnote w:type="continuationSeparator" w:id="0">
    <w:p w14:paraId="165D8E46" w14:textId="77777777" w:rsidR="0071572D" w:rsidRDefault="0071572D" w:rsidP="00623D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80" w:type="dxa"/>
      <w:tblInd w:w="108" w:type="dxa"/>
      <w:tblLook w:val="04A0" w:firstRow="1" w:lastRow="0" w:firstColumn="1" w:lastColumn="0" w:noHBand="0" w:noVBand="1"/>
    </w:tblPr>
    <w:tblGrid>
      <w:gridCol w:w="3402"/>
      <w:gridCol w:w="1111"/>
      <w:gridCol w:w="1157"/>
      <w:gridCol w:w="4410"/>
    </w:tblGrid>
    <w:tr w:rsidR="00291D2F" w:rsidRPr="00523F3E" w14:paraId="50768E9D" w14:textId="77777777" w:rsidTr="000908B7">
      <w:tc>
        <w:tcPr>
          <w:tcW w:w="4513" w:type="dxa"/>
          <w:gridSpan w:val="2"/>
          <w:vAlign w:val="center"/>
        </w:tcPr>
        <w:p w14:paraId="2053AA16" w14:textId="77777777" w:rsidR="00291D2F" w:rsidRPr="00523F3E" w:rsidRDefault="00291D2F" w:rsidP="000908B7">
          <w:pPr>
            <w:pStyle w:val="Header"/>
            <w:tabs>
              <w:tab w:val="left" w:pos="2848"/>
            </w:tabs>
            <w:rPr>
              <w:rFonts w:eastAsia="Times New Roman"/>
              <w:sz w:val="20"/>
              <w:szCs w:val="20"/>
            </w:rPr>
          </w:pPr>
          <w:r>
            <w:rPr>
              <w:noProof/>
              <w:color w:val="000080"/>
            </w:rPr>
            <w:drawing>
              <wp:inline distT="0" distB="0" distL="0" distR="0" wp14:anchorId="0815E36E" wp14:editId="4AC2ACF5">
                <wp:extent cx="1828800" cy="286385"/>
                <wp:effectExtent l="19050" t="0" r="0" b="0"/>
                <wp:docPr id="3" name="Picture 1" descr="LogoLPB_ng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PB_ngang"/>
                        <pic:cNvPicPr>
                          <a:picLocks noChangeAspect="1" noChangeArrowheads="1"/>
                        </pic:cNvPicPr>
                      </pic:nvPicPr>
                      <pic:blipFill>
                        <a:blip r:embed="rId1"/>
                        <a:srcRect/>
                        <a:stretch>
                          <a:fillRect/>
                        </a:stretch>
                      </pic:blipFill>
                      <pic:spPr bwMode="auto">
                        <a:xfrm>
                          <a:off x="0" y="0"/>
                          <a:ext cx="1828800" cy="286385"/>
                        </a:xfrm>
                        <a:prstGeom prst="rect">
                          <a:avLst/>
                        </a:prstGeom>
                        <a:noFill/>
                        <a:ln w="9525">
                          <a:noFill/>
                          <a:miter lim="800000"/>
                          <a:headEnd/>
                          <a:tailEnd/>
                        </a:ln>
                      </pic:spPr>
                    </pic:pic>
                  </a:graphicData>
                </a:graphic>
              </wp:inline>
            </w:drawing>
          </w:r>
        </w:p>
      </w:tc>
      <w:tc>
        <w:tcPr>
          <w:tcW w:w="5567" w:type="dxa"/>
          <w:gridSpan w:val="2"/>
          <w:vAlign w:val="center"/>
        </w:tcPr>
        <w:p w14:paraId="44B0DF62" w14:textId="77777777" w:rsidR="00291D2F" w:rsidRPr="00113150" w:rsidRDefault="00291D2F" w:rsidP="00DD3C8A">
          <w:pPr>
            <w:pStyle w:val="Header"/>
            <w:tabs>
              <w:tab w:val="left" w:pos="2848"/>
            </w:tabs>
            <w:jc w:val="right"/>
            <w:rPr>
              <w:rFonts w:eastAsia="Times New Roman"/>
              <w:b/>
              <w:sz w:val="20"/>
              <w:szCs w:val="20"/>
            </w:rPr>
          </w:pPr>
          <w:r>
            <w:rPr>
              <w:rFonts w:eastAsia="Times New Roman"/>
              <w:b/>
              <w:sz w:val="20"/>
              <w:szCs w:val="20"/>
            </w:rPr>
            <w:t>TÀI LIỆU ĐẶC TẢ YCNSD</w:t>
          </w:r>
        </w:p>
      </w:tc>
    </w:tr>
    <w:tr w:rsidR="00291D2F" w:rsidRPr="00523F3E" w14:paraId="202F5DD7" w14:textId="77777777" w:rsidTr="000908B7">
      <w:tc>
        <w:tcPr>
          <w:tcW w:w="3402" w:type="dxa"/>
          <w:vAlign w:val="bottom"/>
        </w:tcPr>
        <w:p w14:paraId="6F49F8F8" w14:textId="77777777" w:rsidR="00291D2F" w:rsidRDefault="00291D2F" w:rsidP="000908B7">
          <w:pPr>
            <w:pStyle w:val="Header"/>
            <w:tabs>
              <w:tab w:val="left" w:pos="2848"/>
            </w:tabs>
            <w:rPr>
              <w:rFonts w:eastAsia="Times New Roman"/>
              <w:sz w:val="20"/>
              <w:szCs w:val="20"/>
              <w:lang w:val="vi-VN"/>
            </w:rPr>
          </w:pPr>
        </w:p>
        <w:p w14:paraId="03E13D6E" w14:textId="77777777" w:rsidR="00291D2F" w:rsidRPr="00523F3E" w:rsidRDefault="00291D2F" w:rsidP="000908B7">
          <w:pPr>
            <w:pStyle w:val="Header"/>
            <w:tabs>
              <w:tab w:val="left" w:pos="2848"/>
            </w:tabs>
            <w:ind w:hanging="18"/>
            <w:jc w:val="center"/>
            <w:rPr>
              <w:rFonts w:eastAsia="Times New Roman"/>
              <w:sz w:val="20"/>
              <w:szCs w:val="20"/>
            </w:rPr>
          </w:pPr>
          <w:r w:rsidRPr="00523F3E">
            <w:rPr>
              <w:rFonts w:eastAsia="Times New Roman"/>
              <w:sz w:val="20"/>
              <w:szCs w:val="20"/>
            </w:rPr>
            <w:t>Mã hiệ</w:t>
          </w:r>
          <w:r>
            <w:rPr>
              <w:rFonts w:eastAsia="Times New Roman"/>
              <w:sz w:val="20"/>
              <w:szCs w:val="20"/>
            </w:rPr>
            <w:t>u: PTPM_</w:t>
          </w:r>
          <w:r>
            <w:rPr>
              <w:sz w:val="20"/>
              <w:szCs w:val="20"/>
            </w:rPr>
            <w:t>BM_02</w:t>
          </w:r>
        </w:p>
      </w:tc>
      <w:tc>
        <w:tcPr>
          <w:tcW w:w="2268" w:type="dxa"/>
          <w:gridSpan w:val="2"/>
          <w:vAlign w:val="bottom"/>
        </w:tcPr>
        <w:p w14:paraId="72FE57D6" w14:textId="77777777" w:rsidR="00291D2F" w:rsidRPr="00523F3E" w:rsidRDefault="00291D2F" w:rsidP="000908B7">
          <w:pPr>
            <w:pStyle w:val="Header"/>
            <w:tabs>
              <w:tab w:val="left" w:pos="2848"/>
            </w:tabs>
            <w:jc w:val="center"/>
            <w:rPr>
              <w:rFonts w:eastAsia="Times New Roman"/>
              <w:sz w:val="20"/>
              <w:szCs w:val="20"/>
            </w:rPr>
          </w:pPr>
        </w:p>
      </w:tc>
      <w:tc>
        <w:tcPr>
          <w:tcW w:w="4410" w:type="dxa"/>
          <w:vAlign w:val="bottom"/>
        </w:tcPr>
        <w:p w14:paraId="227C9365" w14:textId="77777777" w:rsidR="00291D2F" w:rsidRPr="00523F3E" w:rsidRDefault="00291D2F" w:rsidP="00733E0A">
          <w:pPr>
            <w:pStyle w:val="Header"/>
            <w:tabs>
              <w:tab w:val="left" w:pos="2848"/>
            </w:tabs>
            <w:jc w:val="right"/>
            <w:rPr>
              <w:rFonts w:eastAsia="Times New Roman"/>
              <w:sz w:val="20"/>
              <w:szCs w:val="20"/>
            </w:rPr>
          </w:pPr>
          <w:r>
            <w:rPr>
              <w:rFonts w:eastAsia="Times New Roman"/>
              <w:sz w:val="20"/>
              <w:szCs w:val="20"/>
            </w:rPr>
            <w:t>Phiên bản: 1.1</w:t>
          </w:r>
        </w:p>
      </w:tc>
    </w:tr>
  </w:tbl>
  <w:p w14:paraId="542FB3E8" w14:textId="77777777" w:rsidR="00291D2F" w:rsidRPr="00AE6616" w:rsidRDefault="00291D2F" w:rsidP="006266BD">
    <w:pPr>
      <w:pStyle w:val="Header"/>
      <w:tabs>
        <w:tab w:val="left" w:pos="2848"/>
      </w:tabs>
      <w:rPr>
        <w:rFonts w:eastAsiaTheme="majorEastAsia"/>
        <w:sz w:val="20"/>
        <w:szCs w:val="20"/>
      </w:rPr>
    </w:pPr>
    <w:r>
      <w:rPr>
        <w:rFonts w:eastAsiaTheme="majorEastAsia"/>
        <w:noProof/>
        <w:sz w:val="20"/>
        <w:szCs w:val="20"/>
      </w:rPr>
      <mc:AlternateContent>
        <mc:Choice Requires="wps">
          <w:drawing>
            <wp:anchor distT="4294967295" distB="4294967295" distL="114300" distR="114300" simplePos="0" relativeHeight="251658240" behindDoc="0" locked="0" layoutInCell="1" allowOverlap="1" wp14:anchorId="2971FD1C" wp14:editId="1507E74D">
              <wp:simplePos x="0" y="0"/>
              <wp:positionH relativeFrom="column">
                <wp:posOffset>40005</wp:posOffset>
              </wp:positionH>
              <wp:positionV relativeFrom="paragraph">
                <wp:posOffset>14604</wp:posOffset>
              </wp:positionV>
              <wp:extent cx="6323330" cy="0"/>
              <wp:effectExtent l="0" t="0" r="2032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3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9D36D2" id="_x0000_t32" coordsize="21600,21600" o:spt="32" o:oned="t" path="m,l21600,21600e" filled="f">
              <v:path arrowok="t" fillok="f" o:connecttype="none"/>
              <o:lock v:ext="edit" shapetype="t"/>
            </v:shapetype>
            <v:shape id="AutoShape 6" o:spid="_x0000_s1026" type="#_x0000_t32" style="position:absolute;margin-left:3.15pt;margin-top:1.15pt;width:497.9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"/>
          </w:pict>
        </mc:Fallback>
      </mc:AlternateContent>
    </w:r>
    <w:r>
      <w:rPr>
        <w:rFonts w:eastAsiaTheme="majorEastAsia"/>
        <w:sz w:val="20"/>
        <w:szCs w:val="20"/>
      </w:rPr>
      <w:tab/>
    </w:r>
    <w:r>
      <w:rPr>
        <w:rFonts w:eastAsiaTheme="majorEastAsia"/>
        <w:sz w:val="20"/>
        <w:szCs w:val="20"/>
      </w:rPr>
      <w:tab/>
    </w:r>
    <w:r>
      <w:rPr>
        <w:rFonts w:eastAsiaTheme="majorEastAsia"/>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72FD"/>
    <w:multiLevelType w:val="multilevel"/>
    <w:tmpl w:val="49FA4E82"/>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2">
      <w:start w:val="1"/>
      <w:numFmt w:val="decimal"/>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A281D54"/>
    <w:multiLevelType w:val="hybridMultilevel"/>
    <w:tmpl w:val="BCA47574"/>
    <w:lvl w:ilvl="0" w:tplc="6852A30E">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A259A"/>
    <w:multiLevelType w:val="hybridMultilevel"/>
    <w:tmpl w:val="171CD616"/>
    <w:lvl w:ilvl="0" w:tplc="6D7CB2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24D0"/>
    <w:multiLevelType w:val="hybridMultilevel"/>
    <w:tmpl w:val="277C310C"/>
    <w:lvl w:ilvl="0" w:tplc="1C2E9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282EEA"/>
    <w:multiLevelType w:val="hybridMultilevel"/>
    <w:tmpl w:val="C0340BD0"/>
    <w:lvl w:ilvl="0" w:tplc="3C667FB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C2D5440"/>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361445"/>
    <w:multiLevelType w:val="multilevel"/>
    <w:tmpl w:val="B3CC3188"/>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6E854EA"/>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C5133"/>
    <w:multiLevelType w:val="hybridMultilevel"/>
    <w:tmpl w:val="9A5AD82C"/>
    <w:lvl w:ilvl="0" w:tplc="2C786B8E">
      <w:start w:val="1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5BE05CE5"/>
    <w:multiLevelType w:val="hybridMultilevel"/>
    <w:tmpl w:val="6354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FE70A9"/>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8236B5"/>
    <w:multiLevelType w:val="hybridMultilevel"/>
    <w:tmpl w:val="D8829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9B7538"/>
    <w:multiLevelType w:val="hybridMultilevel"/>
    <w:tmpl w:val="5B0A1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AF7617"/>
    <w:multiLevelType w:val="hybridMultilevel"/>
    <w:tmpl w:val="AC5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DC726D"/>
    <w:multiLevelType w:val="hybridMultilevel"/>
    <w:tmpl w:val="C48249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4"/>
  </w:num>
  <w:num w:numId="3">
    <w:abstractNumId w:val="8"/>
  </w:num>
  <w:num w:numId="4">
    <w:abstractNumId w:val="5"/>
  </w:num>
  <w:num w:numId="5">
    <w:abstractNumId w:val="4"/>
  </w:num>
  <w:num w:numId="6">
    <w:abstractNumId w:val="7"/>
  </w:num>
  <w:num w:numId="7">
    <w:abstractNumId w:val="11"/>
  </w:num>
  <w:num w:numId="8">
    <w:abstractNumId w:val="10"/>
  </w:num>
  <w:num w:numId="9">
    <w:abstractNumId w:val="0"/>
  </w:num>
  <w:num w:numId="10">
    <w:abstractNumId w:val="3"/>
  </w:num>
  <w:num w:numId="11">
    <w:abstractNumId w:val="6"/>
  </w:num>
  <w:num w:numId="12">
    <w:abstractNumId w:val="1"/>
  </w:num>
  <w:num w:numId="13">
    <w:abstractNumId w:val="9"/>
  </w:num>
  <w:num w:numId="14">
    <w:abstractNumId w:val="13"/>
  </w:num>
  <w:num w:numId="15">
    <w:abstractNumId w:val="2"/>
  </w:num>
  <w:num w:numId="16">
    <w:abstractNumId w:val="12"/>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hanh Son">
    <w15:presenceInfo w15:providerId="AD" w15:userId="S-1-5-21-3943646256-3689036639-3698798938-1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A44"/>
    <w:rsid w:val="00003B38"/>
    <w:rsid w:val="000053A0"/>
    <w:rsid w:val="00005EE3"/>
    <w:rsid w:val="000074DF"/>
    <w:rsid w:val="00016A57"/>
    <w:rsid w:val="00030579"/>
    <w:rsid w:val="00035670"/>
    <w:rsid w:val="00037C32"/>
    <w:rsid w:val="00043C5E"/>
    <w:rsid w:val="00044F3F"/>
    <w:rsid w:val="000459F4"/>
    <w:rsid w:val="00045CE1"/>
    <w:rsid w:val="000462CB"/>
    <w:rsid w:val="00056E78"/>
    <w:rsid w:val="0006383A"/>
    <w:rsid w:val="00063C66"/>
    <w:rsid w:val="00067AFC"/>
    <w:rsid w:val="000701AE"/>
    <w:rsid w:val="00070BDB"/>
    <w:rsid w:val="00077981"/>
    <w:rsid w:val="0008569F"/>
    <w:rsid w:val="00085E4D"/>
    <w:rsid w:val="00085F4A"/>
    <w:rsid w:val="00086767"/>
    <w:rsid w:val="000908B7"/>
    <w:rsid w:val="00095C27"/>
    <w:rsid w:val="000971EE"/>
    <w:rsid w:val="000A242E"/>
    <w:rsid w:val="000A4CFB"/>
    <w:rsid w:val="000A66C9"/>
    <w:rsid w:val="000C5043"/>
    <w:rsid w:val="000C6BCD"/>
    <w:rsid w:val="000C7A9F"/>
    <w:rsid w:val="000D2BCA"/>
    <w:rsid w:val="000D5852"/>
    <w:rsid w:val="000D7D7D"/>
    <w:rsid w:val="000E060A"/>
    <w:rsid w:val="000E074E"/>
    <w:rsid w:val="000E1821"/>
    <w:rsid w:val="000E2EE6"/>
    <w:rsid w:val="000E4C33"/>
    <w:rsid w:val="000E7590"/>
    <w:rsid w:val="000E7872"/>
    <w:rsid w:val="000E7F8E"/>
    <w:rsid w:val="000F235A"/>
    <w:rsid w:val="000F4E4B"/>
    <w:rsid w:val="000F5C93"/>
    <w:rsid w:val="0010105D"/>
    <w:rsid w:val="00104EBC"/>
    <w:rsid w:val="0010739B"/>
    <w:rsid w:val="0011115E"/>
    <w:rsid w:val="00112C4D"/>
    <w:rsid w:val="00113C9D"/>
    <w:rsid w:val="001149CC"/>
    <w:rsid w:val="001210BA"/>
    <w:rsid w:val="001256D5"/>
    <w:rsid w:val="001261E0"/>
    <w:rsid w:val="00130D0D"/>
    <w:rsid w:val="00130ED9"/>
    <w:rsid w:val="00131543"/>
    <w:rsid w:val="001315F2"/>
    <w:rsid w:val="001343D8"/>
    <w:rsid w:val="00135550"/>
    <w:rsid w:val="00135B4B"/>
    <w:rsid w:val="00136810"/>
    <w:rsid w:val="00137C7D"/>
    <w:rsid w:val="0014187E"/>
    <w:rsid w:val="00141CFB"/>
    <w:rsid w:val="00145BE9"/>
    <w:rsid w:val="00147DB9"/>
    <w:rsid w:val="00152ED4"/>
    <w:rsid w:val="00153346"/>
    <w:rsid w:val="00154640"/>
    <w:rsid w:val="001577AC"/>
    <w:rsid w:val="0016157E"/>
    <w:rsid w:val="00161CB4"/>
    <w:rsid w:val="001630C6"/>
    <w:rsid w:val="00163705"/>
    <w:rsid w:val="001650C0"/>
    <w:rsid w:val="00166B4F"/>
    <w:rsid w:val="00167E2F"/>
    <w:rsid w:val="001719B1"/>
    <w:rsid w:val="001731B0"/>
    <w:rsid w:val="00175051"/>
    <w:rsid w:val="00175DE2"/>
    <w:rsid w:val="001805D6"/>
    <w:rsid w:val="00181A3D"/>
    <w:rsid w:val="0018354E"/>
    <w:rsid w:val="0018517D"/>
    <w:rsid w:val="001A023A"/>
    <w:rsid w:val="001A56D5"/>
    <w:rsid w:val="001A606A"/>
    <w:rsid w:val="001B0EA8"/>
    <w:rsid w:val="001B3A1D"/>
    <w:rsid w:val="001B4F8A"/>
    <w:rsid w:val="001C1809"/>
    <w:rsid w:val="001C5505"/>
    <w:rsid w:val="001D0858"/>
    <w:rsid w:val="001D2242"/>
    <w:rsid w:val="001D3FF1"/>
    <w:rsid w:val="001D4A59"/>
    <w:rsid w:val="001D5926"/>
    <w:rsid w:val="001D7CAA"/>
    <w:rsid w:val="001E0D78"/>
    <w:rsid w:val="001E1237"/>
    <w:rsid w:val="001E1DF5"/>
    <w:rsid w:val="001F133E"/>
    <w:rsid w:val="001F7485"/>
    <w:rsid w:val="00201106"/>
    <w:rsid w:val="002016D1"/>
    <w:rsid w:val="00205F0C"/>
    <w:rsid w:val="002136A3"/>
    <w:rsid w:val="00214CF2"/>
    <w:rsid w:val="00216023"/>
    <w:rsid w:val="00220DF5"/>
    <w:rsid w:val="002218C9"/>
    <w:rsid w:val="00223835"/>
    <w:rsid w:val="00223F3A"/>
    <w:rsid w:val="0022780D"/>
    <w:rsid w:val="00232BE2"/>
    <w:rsid w:val="0023381E"/>
    <w:rsid w:val="00234053"/>
    <w:rsid w:val="00234DEB"/>
    <w:rsid w:val="0023504E"/>
    <w:rsid w:val="002359AF"/>
    <w:rsid w:val="00236283"/>
    <w:rsid w:val="0023760C"/>
    <w:rsid w:val="00237ECE"/>
    <w:rsid w:val="002404F0"/>
    <w:rsid w:val="00243FC4"/>
    <w:rsid w:val="00252F37"/>
    <w:rsid w:val="0025389A"/>
    <w:rsid w:val="0026105D"/>
    <w:rsid w:val="00265E08"/>
    <w:rsid w:val="002664D3"/>
    <w:rsid w:val="0026740F"/>
    <w:rsid w:val="002766DB"/>
    <w:rsid w:val="0028342E"/>
    <w:rsid w:val="00285027"/>
    <w:rsid w:val="002863D2"/>
    <w:rsid w:val="00291D2F"/>
    <w:rsid w:val="002920A8"/>
    <w:rsid w:val="002939A5"/>
    <w:rsid w:val="002954EB"/>
    <w:rsid w:val="002966E7"/>
    <w:rsid w:val="002A1E6A"/>
    <w:rsid w:val="002A2795"/>
    <w:rsid w:val="002A68E8"/>
    <w:rsid w:val="002B0429"/>
    <w:rsid w:val="002B3A63"/>
    <w:rsid w:val="002B6167"/>
    <w:rsid w:val="002B752A"/>
    <w:rsid w:val="002C17F6"/>
    <w:rsid w:val="002C3AD4"/>
    <w:rsid w:val="002C65CC"/>
    <w:rsid w:val="002D05D6"/>
    <w:rsid w:val="002D1613"/>
    <w:rsid w:val="002D2D9D"/>
    <w:rsid w:val="002D4034"/>
    <w:rsid w:val="002D5C43"/>
    <w:rsid w:val="002D694A"/>
    <w:rsid w:val="002D7900"/>
    <w:rsid w:val="002E2D2D"/>
    <w:rsid w:val="002E2E47"/>
    <w:rsid w:val="002E4D84"/>
    <w:rsid w:val="002E696B"/>
    <w:rsid w:val="002E7C2A"/>
    <w:rsid w:val="002F16F8"/>
    <w:rsid w:val="002F19A3"/>
    <w:rsid w:val="002F61ED"/>
    <w:rsid w:val="002F7B81"/>
    <w:rsid w:val="00302CED"/>
    <w:rsid w:val="003045A5"/>
    <w:rsid w:val="003056C7"/>
    <w:rsid w:val="00306E63"/>
    <w:rsid w:val="0031041E"/>
    <w:rsid w:val="00310BF7"/>
    <w:rsid w:val="0032111B"/>
    <w:rsid w:val="00323D4A"/>
    <w:rsid w:val="003300E1"/>
    <w:rsid w:val="0033283E"/>
    <w:rsid w:val="00340740"/>
    <w:rsid w:val="0034214E"/>
    <w:rsid w:val="003527B2"/>
    <w:rsid w:val="00354230"/>
    <w:rsid w:val="00356048"/>
    <w:rsid w:val="003563C5"/>
    <w:rsid w:val="00356A6F"/>
    <w:rsid w:val="00356EFC"/>
    <w:rsid w:val="003576B9"/>
    <w:rsid w:val="003610F8"/>
    <w:rsid w:val="00364BA8"/>
    <w:rsid w:val="0037043E"/>
    <w:rsid w:val="00374D01"/>
    <w:rsid w:val="00380A58"/>
    <w:rsid w:val="00382A65"/>
    <w:rsid w:val="00384C68"/>
    <w:rsid w:val="00384F67"/>
    <w:rsid w:val="003858F9"/>
    <w:rsid w:val="003861AD"/>
    <w:rsid w:val="00392156"/>
    <w:rsid w:val="00392742"/>
    <w:rsid w:val="00392CB7"/>
    <w:rsid w:val="003A407B"/>
    <w:rsid w:val="003A4248"/>
    <w:rsid w:val="003B2086"/>
    <w:rsid w:val="003B5943"/>
    <w:rsid w:val="003B6747"/>
    <w:rsid w:val="003C22BC"/>
    <w:rsid w:val="003C5D4C"/>
    <w:rsid w:val="003D2110"/>
    <w:rsid w:val="003D600C"/>
    <w:rsid w:val="003E023E"/>
    <w:rsid w:val="003E24C4"/>
    <w:rsid w:val="003E50AE"/>
    <w:rsid w:val="003E5247"/>
    <w:rsid w:val="003E5528"/>
    <w:rsid w:val="003E6BA1"/>
    <w:rsid w:val="003F28D7"/>
    <w:rsid w:val="00403D93"/>
    <w:rsid w:val="00406383"/>
    <w:rsid w:val="004100C8"/>
    <w:rsid w:val="00411BFF"/>
    <w:rsid w:val="004132ED"/>
    <w:rsid w:val="004135B1"/>
    <w:rsid w:val="00413665"/>
    <w:rsid w:val="004154FF"/>
    <w:rsid w:val="004177C5"/>
    <w:rsid w:val="00417F2E"/>
    <w:rsid w:val="00421CFC"/>
    <w:rsid w:val="00422864"/>
    <w:rsid w:val="004230D0"/>
    <w:rsid w:val="00424327"/>
    <w:rsid w:val="00425DA3"/>
    <w:rsid w:val="00430833"/>
    <w:rsid w:val="00435C39"/>
    <w:rsid w:val="00441450"/>
    <w:rsid w:val="00442448"/>
    <w:rsid w:val="004425B3"/>
    <w:rsid w:val="00443361"/>
    <w:rsid w:val="004466D1"/>
    <w:rsid w:val="0045733B"/>
    <w:rsid w:val="004619A1"/>
    <w:rsid w:val="00461A79"/>
    <w:rsid w:val="004620C4"/>
    <w:rsid w:val="004622DC"/>
    <w:rsid w:val="00464677"/>
    <w:rsid w:val="004646D4"/>
    <w:rsid w:val="00467CA4"/>
    <w:rsid w:val="004707B4"/>
    <w:rsid w:val="00480CC1"/>
    <w:rsid w:val="004860B6"/>
    <w:rsid w:val="00493477"/>
    <w:rsid w:val="004A15F8"/>
    <w:rsid w:val="004A4707"/>
    <w:rsid w:val="004A4E6C"/>
    <w:rsid w:val="004B04FD"/>
    <w:rsid w:val="004B09DF"/>
    <w:rsid w:val="004B76A8"/>
    <w:rsid w:val="004C0A51"/>
    <w:rsid w:val="004C6D02"/>
    <w:rsid w:val="004D193F"/>
    <w:rsid w:val="004D4201"/>
    <w:rsid w:val="004D62E7"/>
    <w:rsid w:val="004E28DE"/>
    <w:rsid w:val="004E2F9E"/>
    <w:rsid w:val="004E45BA"/>
    <w:rsid w:val="004E594B"/>
    <w:rsid w:val="004E6667"/>
    <w:rsid w:val="004F076D"/>
    <w:rsid w:val="004F3F09"/>
    <w:rsid w:val="00501A9C"/>
    <w:rsid w:val="00503FFD"/>
    <w:rsid w:val="00505D69"/>
    <w:rsid w:val="00507B30"/>
    <w:rsid w:val="0051075B"/>
    <w:rsid w:val="005113CF"/>
    <w:rsid w:val="00512081"/>
    <w:rsid w:val="00512C71"/>
    <w:rsid w:val="00515F58"/>
    <w:rsid w:val="00526F8B"/>
    <w:rsid w:val="00530A44"/>
    <w:rsid w:val="00532796"/>
    <w:rsid w:val="00534C1B"/>
    <w:rsid w:val="00534F91"/>
    <w:rsid w:val="00535D23"/>
    <w:rsid w:val="00552713"/>
    <w:rsid w:val="00561BA1"/>
    <w:rsid w:val="00570ABC"/>
    <w:rsid w:val="0057157D"/>
    <w:rsid w:val="00571672"/>
    <w:rsid w:val="00574681"/>
    <w:rsid w:val="00575762"/>
    <w:rsid w:val="0058019F"/>
    <w:rsid w:val="00580737"/>
    <w:rsid w:val="0058119B"/>
    <w:rsid w:val="005839AF"/>
    <w:rsid w:val="005845CC"/>
    <w:rsid w:val="00587055"/>
    <w:rsid w:val="005900DE"/>
    <w:rsid w:val="00593B13"/>
    <w:rsid w:val="00593BDF"/>
    <w:rsid w:val="00594E21"/>
    <w:rsid w:val="00595D35"/>
    <w:rsid w:val="005A0169"/>
    <w:rsid w:val="005A2573"/>
    <w:rsid w:val="005A3A47"/>
    <w:rsid w:val="005A533B"/>
    <w:rsid w:val="005A6B77"/>
    <w:rsid w:val="005B61CA"/>
    <w:rsid w:val="005B798F"/>
    <w:rsid w:val="005C139A"/>
    <w:rsid w:val="005C349A"/>
    <w:rsid w:val="005C5163"/>
    <w:rsid w:val="005C62A4"/>
    <w:rsid w:val="005C65EE"/>
    <w:rsid w:val="005C79AF"/>
    <w:rsid w:val="005E62AC"/>
    <w:rsid w:val="005E7970"/>
    <w:rsid w:val="005E798A"/>
    <w:rsid w:val="005F50F7"/>
    <w:rsid w:val="005F5180"/>
    <w:rsid w:val="005F5C4E"/>
    <w:rsid w:val="006007B6"/>
    <w:rsid w:val="006007FA"/>
    <w:rsid w:val="00605319"/>
    <w:rsid w:val="0061001E"/>
    <w:rsid w:val="00622D2A"/>
    <w:rsid w:val="00623D80"/>
    <w:rsid w:val="0062528A"/>
    <w:rsid w:val="00625ACD"/>
    <w:rsid w:val="006266BD"/>
    <w:rsid w:val="006279EF"/>
    <w:rsid w:val="00634952"/>
    <w:rsid w:val="00641937"/>
    <w:rsid w:val="00643C6A"/>
    <w:rsid w:val="0065369D"/>
    <w:rsid w:val="00653E64"/>
    <w:rsid w:val="0066151E"/>
    <w:rsid w:val="00661E53"/>
    <w:rsid w:val="00661F1F"/>
    <w:rsid w:val="006632DA"/>
    <w:rsid w:val="0067080A"/>
    <w:rsid w:val="00670C05"/>
    <w:rsid w:val="006764B1"/>
    <w:rsid w:val="006771A1"/>
    <w:rsid w:val="00695EAD"/>
    <w:rsid w:val="00696902"/>
    <w:rsid w:val="00696BD7"/>
    <w:rsid w:val="006A0F9F"/>
    <w:rsid w:val="006A1F91"/>
    <w:rsid w:val="006A21CE"/>
    <w:rsid w:val="006A6545"/>
    <w:rsid w:val="006A797D"/>
    <w:rsid w:val="006B3CAA"/>
    <w:rsid w:val="006B6BD9"/>
    <w:rsid w:val="006C3E2F"/>
    <w:rsid w:val="006C47E4"/>
    <w:rsid w:val="006D056E"/>
    <w:rsid w:val="006D359A"/>
    <w:rsid w:val="006D3DE0"/>
    <w:rsid w:val="006D6E0F"/>
    <w:rsid w:val="006D7071"/>
    <w:rsid w:val="006E3123"/>
    <w:rsid w:val="006F1668"/>
    <w:rsid w:val="00702B6B"/>
    <w:rsid w:val="00702CF2"/>
    <w:rsid w:val="007043C7"/>
    <w:rsid w:val="00705CC3"/>
    <w:rsid w:val="0071233C"/>
    <w:rsid w:val="00712C67"/>
    <w:rsid w:val="007139C0"/>
    <w:rsid w:val="0071417C"/>
    <w:rsid w:val="0071572D"/>
    <w:rsid w:val="00715960"/>
    <w:rsid w:val="00717CE4"/>
    <w:rsid w:val="00720A3F"/>
    <w:rsid w:val="00723F6D"/>
    <w:rsid w:val="00732FF1"/>
    <w:rsid w:val="00733E0A"/>
    <w:rsid w:val="00733EE3"/>
    <w:rsid w:val="00741CC9"/>
    <w:rsid w:val="0074657A"/>
    <w:rsid w:val="007545D5"/>
    <w:rsid w:val="00754ACA"/>
    <w:rsid w:val="00755C0A"/>
    <w:rsid w:val="00760833"/>
    <w:rsid w:val="00771007"/>
    <w:rsid w:val="0077123B"/>
    <w:rsid w:val="0077232D"/>
    <w:rsid w:val="00772539"/>
    <w:rsid w:val="007728A8"/>
    <w:rsid w:val="007731DB"/>
    <w:rsid w:val="0077404B"/>
    <w:rsid w:val="00781C9F"/>
    <w:rsid w:val="00783669"/>
    <w:rsid w:val="00785F17"/>
    <w:rsid w:val="00790545"/>
    <w:rsid w:val="00792AB2"/>
    <w:rsid w:val="00794BAD"/>
    <w:rsid w:val="00795ED2"/>
    <w:rsid w:val="007A2631"/>
    <w:rsid w:val="007A2DA9"/>
    <w:rsid w:val="007A49AF"/>
    <w:rsid w:val="007A582E"/>
    <w:rsid w:val="007B008C"/>
    <w:rsid w:val="007B04AE"/>
    <w:rsid w:val="007B0A7E"/>
    <w:rsid w:val="007B1617"/>
    <w:rsid w:val="007B7354"/>
    <w:rsid w:val="007C6929"/>
    <w:rsid w:val="007D6FCE"/>
    <w:rsid w:val="007E1946"/>
    <w:rsid w:val="007E2444"/>
    <w:rsid w:val="007E2CE5"/>
    <w:rsid w:val="007E2F3E"/>
    <w:rsid w:val="007E5971"/>
    <w:rsid w:val="007E7114"/>
    <w:rsid w:val="007F5C08"/>
    <w:rsid w:val="007F63C7"/>
    <w:rsid w:val="007F7F36"/>
    <w:rsid w:val="00805670"/>
    <w:rsid w:val="00807E2E"/>
    <w:rsid w:val="00812DEA"/>
    <w:rsid w:val="0081544D"/>
    <w:rsid w:val="008200EB"/>
    <w:rsid w:val="00822DC7"/>
    <w:rsid w:val="008242E4"/>
    <w:rsid w:val="00834ECD"/>
    <w:rsid w:val="00840116"/>
    <w:rsid w:val="0084155A"/>
    <w:rsid w:val="00850720"/>
    <w:rsid w:val="00852D0B"/>
    <w:rsid w:val="0085387C"/>
    <w:rsid w:val="0085633B"/>
    <w:rsid w:val="00860CC2"/>
    <w:rsid w:val="00861F8D"/>
    <w:rsid w:val="00862A22"/>
    <w:rsid w:val="0087097F"/>
    <w:rsid w:val="00870CE0"/>
    <w:rsid w:val="0087194E"/>
    <w:rsid w:val="00872119"/>
    <w:rsid w:val="008726CC"/>
    <w:rsid w:val="0087734D"/>
    <w:rsid w:val="008824C6"/>
    <w:rsid w:val="0088411A"/>
    <w:rsid w:val="008900B7"/>
    <w:rsid w:val="0089104F"/>
    <w:rsid w:val="00891AFC"/>
    <w:rsid w:val="008923C5"/>
    <w:rsid w:val="0089319D"/>
    <w:rsid w:val="00895191"/>
    <w:rsid w:val="008A1EAA"/>
    <w:rsid w:val="008A39EC"/>
    <w:rsid w:val="008A4C4E"/>
    <w:rsid w:val="008A62EC"/>
    <w:rsid w:val="008B17C0"/>
    <w:rsid w:val="008B4166"/>
    <w:rsid w:val="008B5883"/>
    <w:rsid w:val="008B5A93"/>
    <w:rsid w:val="008C2792"/>
    <w:rsid w:val="008C3EE5"/>
    <w:rsid w:val="008C7D30"/>
    <w:rsid w:val="008D3817"/>
    <w:rsid w:val="008E2658"/>
    <w:rsid w:val="008E29B7"/>
    <w:rsid w:val="008E605D"/>
    <w:rsid w:val="008F1B97"/>
    <w:rsid w:val="008F4E37"/>
    <w:rsid w:val="008F59D0"/>
    <w:rsid w:val="008F7B27"/>
    <w:rsid w:val="009037A4"/>
    <w:rsid w:val="00904A8D"/>
    <w:rsid w:val="009120F4"/>
    <w:rsid w:val="00913047"/>
    <w:rsid w:val="00916F8B"/>
    <w:rsid w:val="00917BDD"/>
    <w:rsid w:val="00920A26"/>
    <w:rsid w:val="00920D5C"/>
    <w:rsid w:val="00921955"/>
    <w:rsid w:val="00927C08"/>
    <w:rsid w:val="009316FC"/>
    <w:rsid w:val="00931D19"/>
    <w:rsid w:val="00932407"/>
    <w:rsid w:val="00932693"/>
    <w:rsid w:val="00932A8E"/>
    <w:rsid w:val="00933C93"/>
    <w:rsid w:val="009379E7"/>
    <w:rsid w:val="00940CBA"/>
    <w:rsid w:val="00942D3F"/>
    <w:rsid w:val="009461DA"/>
    <w:rsid w:val="00947D90"/>
    <w:rsid w:val="00951EA7"/>
    <w:rsid w:val="00960ECC"/>
    <w:rsid w:val="0096133A"/>
    <w:rsid w:val="00965207"/>
    <w:rsid w:val="009663BE"/>
    <w:rsid w:val="00970A15"/>
    <w:rsid w:val="00971413"/>
    <w:rsid w:val="009727BB"/>
    <w:rsid w:val="00975FCC"/>
    <w:rsid w:val="0097693C"/>
    <w:rsid w:val="0098183E"/>
    <w:rsid w:val="009831D6"/>
    <w:rsid w:val="00983A8F"/>
    <w:rsid w:val="00984D6C"/>
    <w:rsid w:val="00987508"/>
    <w:rsid w:val="00991B36"/>
    <w:rsid w:val="00994478"/>
    <w:rsid w:val="00996F4A"/>
    <w:rsid w:val="009A7827"/>
    <w:rsid w:val="009A7D90"/>
    <w:rsid w:val="009B0B9C"/>
    <w:rsid w:val="009B1A68"/>
    <w:rsid w:val="009B3501"/>
    <w:rsid w:val="009B628D"/>
    <w:rsid w:val="009B699F"/>
    <w:rsid w:val="009B6AE8"/>
    <w:rsid w:val="009B6CD9"/>
    <w:rsid w:val="009B766B"/>
    <w:rsid w:val="009C0380"/>
    <w:rsid w:val="009C477C"/>
    <w:rsid w:val="009C57D1"/>
    <w:rsid w:val="009C6CED"/>
    <w:rsid w:val="009C7804"/>
    <w:rsid w:val="009D2997"/>
    <w:rsid w:val="009D320E"/>
    <w:rsid w:val="009E1E35"/>
    <w:rsid w:val="009E2CC8"/>
    <w:rsid w:val="009E4B29"/>
    <w:rsid w:val="009E51E9"/>
    <w:rsid w:val="009E745E"/>
    <w:rsid w:val="009E7A0C"/>
    <w:rsid w:val="009F0C3A"/>
    <w:rsid w:val="009F7E95"/>
    <w:rsid w:val="00A00F03"/>
    <w:rsid w:val="00A04E89"/>
    <w:rsid w:val="00A06AB9"/>
    <w:rsid w:val="00A10D31"/>
    <w:rsid w:val="00A11B30"/>
    <w:rsid w:val="00A20316"/>
    <w:rsid w:val="00A233DE"/>
    <w:rsid w:val="00A31156"/>
    <w:rsid w:val="00A338C5"/>
    <w:rsid w:val="00A33D93"/>
    <w:rsid w:val="00A34D82"/>
    <w:rsid w:val="00A3730A"/>
    <w:rsid w:val="00A41762"/>
    <w:rsid w:val="00A479ED"/>
    <w:rsid w:val="00A515D6"/>
    <w:rsid w:val="00A631AF"/>
    <w:rsid w:val="00A63DC7"/>
    <w:rsid w:val="00A705A5"/>
    <w:rsid w:val="00A720A3"/>
    <w:rsid w:val="00A74F61"/>
    <w:rsid w:val="00A771A9"/>
    <w:rsid w:val="00A825BE"/>
    <w:rsid w:val="00A84771"/>
    <w:rsid w:val="00A860ED"/>
    <w:rsid w:val="00A86154"/>
    <w:rsid w:val="00A87B4A"/>
    <w:rsid w:val="00A9042C"/>
    <w:rsid w:val="00A90AC2"/>
    <w:rsid w:val="00A95EF0"/>
    <w:rsid w:val="00AA5B6D"/>
    <w:rsid w:val="00AB19F5"/>
    <w:rsid w:val="00AB6B68"/>
    <w:rsid w:val="00AC0855"/>
    <w:rsid w:val="00AC4798"/>
    <w:rsid w:val="00AC56A3"/>
    <w:rsid w:val="00AC6911"/>
    <w:rsid w:val="00AC7BF8"/>
    <w:rsid w:val="00AD0103"/>
    <w:rsid w:val="00AD0B77"/>
    <w:rsid w:val="00AD0FE2"/>
    <w:rsid w:val="00AD1AAF"/>
    <w:rsid w:val="00AD1E5D"/>
    <w:rsid w:val="00AD3467"/>
    <w:rsid w:val="00AD3BD3"/>
    <w:rsid w:val="00AD52DF"/>
    <w:rsid w:val="00AE0C86"/>
    <w:rsid w:val="00AE4E01"/>
    <w:rsid w:val="00AE5CBA"/>
    <w:rsid w:val="00AF213A"/>
    <w:rsid w:val="00AF3775"/>
    <w:rsid w:val="00AF38C0"/>
    <w:rsid w:val="00B010B2"/>
    <w:rsid w:val="00B027AF"/>
    <w:rsid w:val="00B06E17"/>
    <w:rsid w:val="00B10F47"/>
    <w:rsid w:val="00B1416E"/>
    <w:rsid w:val="00B1453E"/>
    <w:rsid w:val="00B1536B"/>
    <w:rsid w:val="00B158C8"/>
    <w:rsid w:val="00B173CA"/>
    <w:rsid w:val="00B17501"/>
    <w:rsid w:val="00B317C2"/>
    <w:rsid w:val="00B32F16"/>
    <w:rsid w:val="00B4187D"/>
    <w:rsid w:val="00B44B36"/>
    <w:rsid w:val="00B471C2"/>
    <w:rsid w:val="00B52694"/>
    <w:rsid w:val="00B5299D"/>
    <w:rsid w:val="00B543C0"/>
    <w:rsid w:val="00B55715"/>
    <w:rsid w:val="00B61249"/>
    <w:rsid w:val="00B65A81"/>
    <w:rsid w:val="00B6652A"/>
    <w:rsid w:val="00B762D8"/>
    <w:rsid w:val="00B8046E"/>
    <w:rsid w:val="00B95E71"/>
    <w:rsid w:val="00BA121D"/>
    <w:rsid w:val="00BA2D02"/>
    <w:rsid w:val="00BA7106"/>
    <w:rsid w:val="00BC04D4"/>
    <w:rsid w:val="00BC1043"/>
    <w:rsid w:val="00BC195B"/>
    <w:rsid w:val="00BC3C8E"/>
    <w:rsid w:val="00BD6106"/>
    <w:rsid w:val="00BE3702"/>
    <w:rsid w:val="00BE39A7"/>
    <w:rsid w:val="00BE60C8"/>
    <w:rsid w:val="00BE7ACF"/>
    <w:rsid w:val="00BF1471"/>
    <w:rsid w:val="00BF17E4"/>
    <w:rsid w:val="00C01CC2"/>
    <w:rsid w:val="00C024AC"/>
    <w:rsid w:val="00C10679"/>
    <w:rsid w:val="00C150B0"/>
    <w:rsid w:val="00C1669C"/>
    <w:rsid w:val="00C2131A"/>
    <w:rsid w:val="00C2133E"/>
    <w:rsid w:val="00C21BF4"/>
    <w:rsid w:val="00C24482"/>
    <w:rsid w:val="00C2565F"/>
    <w:rsid w:val="00C25721"/>
    <w:rsid w:val="00C26135"/>
    <w:rsid w:val="00C27964"/>
    <w:rsid w:val="00C316F4"/>
    <w:rsid w:val="00C31712"/>
    <w:rsid w:val="00C31D47"/>
    <w:rsid w:val="00C322D2"/>
    <w:rsid w:val="00C32A48"/>
    <w:rsid w:val="00C32E2B"/>
    <w:rsid w:val="00C34DAD"/>
    <w:rsid w:val="00C34F89"/>
    <w:rsid w:val="00C36F58"/>
    <w:rsid w:val="00C42FBC"/>
    <w:rsid w:val="00C4384D"/>
    <w:rsid w:val="00C47F81"/>
    <w:rsid w:val="00C50037"/>
    <w:rsid w:val="00C5085A"/>
    <w:rsid w:val="00C51B32"/>
    <w:rsid w:val="00C52E47"/>
    <w:rsid w:val="00C53705"/>
    <w:rsid w:val="00C53DAE"/>
    <w:rsid w:val="00C54490"/>
    <w:rsid w:val="00C55E92"/>
    <w:rsid w:val="00C56CEF"/>
    <w:rsid w:val="00C61896"/>
    <w:rsid w:val="00C63E28"/>
    <w:rsid w:val="00C659A4"/>
    <w:rsid w:val="00C804DA"/>
    <w:rsid w:val="00C81167"/>
    <w:rsid w:val="00C828C0"/>
    <w:rsid w:val="00C83CBA"/>
    <w:rsid w:val="00C86017"/>
    <w:rsid w:val="00C951CF"/>
    <w:rsid w:val="00C9628C"/>
    <w:rsid w:val="00C966E9"/>
    <w:rsid w:val="00CA14FA"/>
    <w:rsid w:val="00CA2BEA"/>
    <w:rsid w:val="00CA59E0"/>
    <w:rsid w:val="00CC38E2"/>
    <w:rsid w:val="00CD3604"/>
    <w:rsid w:val="00CD3769"/>
    <w:rsid w:val="00CD59D5"/>
    <w:rsid w:val="00CD6F5D"/>
    <w:rsid w:val="00CE0C9D"/>
    <w:rsid w:val="00CE6A3B"/>
    <w:rsid w:val="00CF0454"/>
    <w:rsid w:val="00CF08C5"/>
    <w:rsid w:val="00CF19DF"/>
    <w:rsid w:val="00CF1DA4"/>
    <w:rsid w:val="00CF25F3"/>
    <w:rsid w:val="00D011A7"/>
    <w:rsid w:val="00D023AF"/>
    <w:rsid w:val="00D03935"/>
    <w:rsid w:val="00D05811"/>
    <w:rsid w:val="00D061C3"/>
    <w:rsid w:val="00D100D1"/>
    <w:rsid w:val="00D1188C"/>
    <w:rsid w:val="00D1462E"/>
    <w:rsid w:val="00D220D6"/>
    <w:rsid w:val="00D2292E"/>
    <w:rsid w:val="00D25CED"/>
    <w:rsid w:val="00D30D63"/>
    <w:rsid w:val="00D35D95"/>
    <w:rsid w:val="00D36091"/>
    <w:rsid w:val="00D3694A"/>
    <w:rsid w:val="00D4093E"/>
    <w:rsid w:val="00D40B0A"/>
    <w:rsid w:val="00D41174"/>
    <w:rsid w:val="00D41D19"/>
    <w:rsid w:val="00D44EC2"/>
    <w:rsid w:val="00D4575B"/>
    <w:rsid w:val="00D4738E"/>
    <w:rsid w:val="00D50FA7"/>
    <w:rsid w:val="00D51A5D"/>
    <w:rsid w:val="00D542FD"/>
    <w:rsid w:val="00D55E3C"/>
    <w:rsid w:val="00D57268"/>
    <w:rsid w:val="00D60E81"/>
    <w:rsid w:val="00D62874"/>
    <w:rsid w:val="00D634A0"/>
    <w:rsid w:val="00D67839"/>
    <w:rsid w:val="00D7314E"/>
    <w:rsid w:val="00D763AB"/>
    <w:rsid w:val="00D819DA"/>
    <w:rsid w:val="00D917D8"/>
    <w:rsid w:val="00D91C8C"/>
    <w:rsid w:val="00D948A5"/>
    <w:rsid w:val="00DA2292"/>
    <w:rsid w:val="00DA54CE"/>
    <w:rsid w:val="00DA5969"/>
    <w:rsid w:val="00DA69D8"/>
    <w:rsid w:val="00DA6A58"/>
    <w:rsid w:val="00DB1152"/>
    <w:rsid w:val="00DB1F3E"/>
    <w:rsid w:val="00DB2082"/>
    <w:rsid w:val="00DB3BF2"/>
    <w:rsid w:val="00DB6667"/>
    <w:rsid w:val="00DC04DE"/>
    <w:rsid w:val="00DC34C6"/>
    <w:rsid w:val="00DC683B"/>
    <w:rsid w:val="00DC6AB1"/>
    <w:rsid w:val="00DD017B"/>
    <w:rsid w:val="00DD3927"/>
    <w:rsid w:val="00DD3C8A"/>
    <w:rsid w:val="00DD4FEE"/>
    <w:rsid w:val="00DD7DFE"/>
    <w:rsid w:val="00DE2935"/>
    <w:rsid w:val="00DE315F"/>
    <w:rsid w:val="00DF0C2D"/>
    <w:rsid w:val="00DF10A0"/>
    <w:rsid w:val="00DF53B3"/>
    <w:rsid w:val="00DF55AB"/>
    <w:rsid w:val="00E01449"/>
    <w:rsid w:val="00E020AC"/>
    <w:rsid w:val="00E020C6"/>
    <w:rsid w:val="00E029ED"/>
    <w:rsid w:val="00E02E0A"/>
    <w:rsid w:val="00E05D3D"/>
    <w:rsid w:val="00E05F71"/>
    <w:rsid w:val="00E06F5A"/>
    <w:rsid w:val="00E10536"/>
    <w:rsid w:val="00E1190F"/>
    <w:rsid w:val="00E12897"/>
    <w:rsid w:val="00E172E9"/>
    <w:rsid w:val="00E17B45"/>
    <w:rsid w:val="00E21689"/>
    <w:rsid w:val="00E2484B"/>
    <w:rsid w:val="00E30B25"/>
    <w:rsid w:val="00E31F46"/>
    <w:rsid w:val="00E327BB"/>
    <w:rsid w:val="00E3673A"/>
    <w:rsid w:val="00E40CDC"/>
    <w:rsid w:val="00E4381C"/>
    <w:rsid w:val="00E449E9"/>
    <w:rsid w:val="00E46C47"/>
    <w:rsid w:val="00E46CCE"/>
    <w:rsid w:val="00E47012"/>
    <w:rsid w:val="00E53F40"/>
    <w:rsid w:val="00E55E5A"/>
    <w:rsid w:val="00E60CA9"/>
    <w:rsid w:val="00E61BA8"/>
    <w:rsid w:val="00E64F42"/>
    <w:rsid w:val="00E67F21"/>
    <w:rsid w:val="00E72E9B"/>
    <w:rsid w:val="00E73BB1"/>
    <w:rsid w:val="00E74C02"/>
    <w:rsid w:val="00E74FB7"/>
    <w:rsid w:val="00E753C2"/>
    <w:rsid w:val="00E7570E"/>
    <w:rsid w:val="00E81E21"/>
    <w:rsid w:val="00E85F4B"/>
    <w:rsid w:val="00E87B21"/>
    <w:rsid w:val="00E93118"/>
    <w:rsid w:val="00E94602"/>
    <w:rsid w:val="00E96367"/>
    <w:rsid w:val="00E967A4"/>
    <w:rsid w:val="00EA12FE"/>
    <w:rsid w:val="00EA1945"/>
    <w:rsid w:val="00EA2203"/>
    <w:rsid w:val="00EA2760"/>
    <w:rsid w:val="00EA5B76"/>
    <w:rsid w:val="00EB1C67"/>
    <w:rsid w:val="00EB4278"/>
    <w:rsid w:val="00EB4DD4"/>
    <w:rsid w:val="00EB6E01"/>
    <w:rsid w:val="00EB6E2B"/>
    <w:rsid w:val="00EB7273"/>
    <w:rsid w:val="00EC0FEC"/>
    <w:rsid w:val="00EC5481"/>
    <w:rsid w:val="00EC7314"/>
    <w:rsid w:val="00ED240E"/>
    <w:rsid w:val="00ED559B"/>
    <w:rsid w:val="00EE0E21"/>
    <w:rsid w:val="00EE14C4"/>
    <w:rsid w:val="00EE1917"/>
    <w:rsid w:val="00EE1D48"/>
    <w:rsid w:val="00EE1E67"/>
    <w:rsid w:val="00EE2D72"/>
    <w:rsid w:val="00EE4318"/>
    <w:rsid w:val="00EE4DBC"/>
    <w:rsid w:val="00EF47AB"/>
    <w:rsid w:val="00EF72C8"/>
    <w:rsid w:val="00EF7FE0"/>
    <w:rsid w:val="00F00B72"/>
    <w:rsid w:val="00F01124"/>
    <w:rsid w:val="00F04125"/>
    <w:rsid w:val="00F077E7"/>
    <w:rsid w:val="00F15314"/>
    <w:rsid w:val="00F158E0"/>
    <w:rsid w:val="00F174BC"/>
    <w:rsid w:val="00F22075"/>
    <w:rsid w:val="00F2511A"/>
    <w:rsid w:val="00F274C4"/>
    <w:rsid w:val="00F30112"/>
    <w:rsid w:val="00F318B4"/>
    <w:rsid w:val="00F32266"/>
    <w:rsid w:val="00F323DE"/>
    <w:rsid w:val="00F32884"/>
    <w:rsid w:val="00F331EE"/>
    <w:rsid w:val="00F34007"/>
    <w:rsid w:val="00F376E3"/>
    <w:rsid w:val="00F37B4A"/>
    <w:rsid w:val="00F41FA3"/>
    <w:rsid w:val="00F43143"/>
    <w:rsid w:val="00F4411E"/>
    <w:rsid w:val="00F44B58"/>
    <w:rsid w:val="00F534FA"/>
    <w:rsid w:val="00F54B91"/>
    <w:rsid w:val="00F54D5F"/>
    <w:rsid w:val="00F54EF1"/>
    <w:rsid w:val="00F565F6"/>
    <w:rsid w:val="00F56FA8"/>
    <w:rsid w:val="00F62D0E"/>
    <w:rsid w:val="00F64862"/>
    <w:rsid w:val="00F65154"/>
    <w:rsid w:val="00F734E1"/>
    <w:rsid w:val="00F76975"/>
    <w:rsid w:val="00F80788"/>
    <w:rsid w:val="00F81D2D"/>
    <w:rsid w:val="00F82640"/>
    <w:rsid w:val="00F835EE"/>
    <w:rsid w:val="00F83916"/>
    <w:rsid w:val="00F84DFA"/>
    <w:rsid w:val="00F85A7B"/>
    <w:rsid w:val="00F91CC4"/>
    <w:rsid w:val="00F95345"/>
    <w:rsid w:val="00F95A26"/>
    <w:rsid w:val="00F95BF4"/>
    <w:rsid w:val="00F95FC5"/>
    <w:rsid w:val="00F97AEC"/>
    <w:rsid w:val="00FA4027"/>
    <w:rsid w:val="00FA4A86"/>
    <w:rsid w:val="00FA4F03"/>
    <w:rsid w:val="00FA4FAF"/>
    <w:rsid w:val="00FA56DB"/>
    <w:rsid w:val="00FA7D76"/>
    <w:rsid w:val="00FB2D31"/>
    <w:rsid w:val="00FB4E97"/>
    <w:rsid w:val="00FB5F78"/>
    <w:rsid w:val="00FB6C39"/>
    <w:rsid w:val="00FC1922"/>
    <w:rsid w:val="00FC4C93"/>
    <w:rsid w:val="00FD02A2"/>
    <w:rsid w:val="00FD160A"/>
    <w:rsid w:val="00FD2852"/>
    <w:rsid w:val="00FD31C9"/>
    <w:rsid w:val="00FD7BBF"/>
    <w:rsid w:val="00FD7F2B"/>
    <w:rsid w:val="00FE06AB"/>
    <w:rsid w:val="00FE0809"/>
    <w:rsid w:val="00FE3107"/>
    <w:rsid w:val="00FE31AF"/>
    <w:rsid w:val="00FE400D"/>
    <w:rsid w:val="00FE4FC4"/>
    <w:rsid w:val="00FF08BE"/>
    <w:rsid w:val="00FF52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3565D"/>
  <w15:docId w15:val="{79601F14-A3EA-44D3-90CA-0C26A7653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154"/>
  </w:style>
  <w:style w:type="paragraph" w:styleId="Heading1">
    <w:name w:val="heading 1"/>
    <w:aliases w:val="Heading A 1"/>
    <w:basedOn w:val="Normal"/>
    <w:next w:val="Normal"/>
    <w:link w:val="Heading1Char"/>
    <w:autoRedefine/>
    <w:uiPriority w:val="9"/>
    <w:qFormat/>
    <w:rsid w:val="005C65EE"/>
    <w:pPr>
      <w:keepNext/>
      <w:keepLines/>
      <w:numPr>
        <w:numId w:val="1"/>
      </w:numPr>
      <w:spacing w:before="120" w:after="0" w:line="120" w:lineRule="atLeast"/>
      <w:outlineLvl w:val="0"/>
    </w:pPr>
    <w:rPr>
      <w:rFonts w:eastAsiaTheme="majorEastAsia"/>
      <w:b/>
      <w:bCs/>
      <w:color w:val="365F91" w:themeColor="accent1" w:themeShade="BF"/>
      <w:sz w:val="26"/>
      <w:szCs w:val="26"/>
    </w:rPr>
  </w:style>
  <w:style w:type="paragraph" w:styleId="Heading2">
    <w:name w:val="heading 2"/>
    <w:basedOn w:val="Normal"/>
    <w:next w:val="Normal"/>
    <w:link w:val="Heading2Char"/>
    <w:autoRedefine/>
    <w:uiPriority w:val="9"/>
    <w:unhideWhenUsed/>
    <w:qFormat/>
    <w:rsid w:val="005C65EE"/>
    <w:pPr>
      <w:keepNext/>
      <w:keepLines/>
      <w:numPr>
        <w:ilvl w:val="1"/>
        <w:numId w:val="1"/>
      </w:numPr>
      <w:spacing w:before="120" w:after="120" w:line="120" w:lineRule="atLeast"/>
      <w:jc w:val="both"/>
      <w:outlineLvl w:val="1"/>
    </w:pPr>
    <w:rPr>
      <w:rFonts w:eastAsiaTheme="majorEastAsia"/>
      <w:b/>
      <w:bCs/>
      <w:color w:val="4F81BD" w:themeColor="accent1"/>
      <w:sz w:val="26"/>
      <w:szCs w:val="26"/>
    </w:rPr>
  </w:style>
  <w:style w:type="paragraph" w:styleId="Heading3">
    <w:name w:val="heading 3"/>
    <w:basedOn w:val="Normal"/>
    <w:next w:val="Normal"/>
    <w:link w:val="Heading3Char"/>
    <w:autoRedefine/>
    <w:uiPriority w:val="9"/>
    <w:unhideWhenUsed/>
    <w:qFormat/>
    <w:rsid w:val="00F43143"/>
    <w:pPr>
      <w:keepNext/>
      <w:keepLines/>
      <w:spacing w:before="120" w:after="120" w:line="120" w:lineRule="atLeas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A8615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5"/>
    <w:basedOn w:val="Normal"/>
    <w:next w:val="Normal"/>
    <w:link w:val="Heading5Char"/>
    <w:unhideWhenUsed/>
    <w:qFormat/>
    <w:rsid w:val="00A8615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A8615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A86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86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86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A 1 Char"/>
    <w:basedOn w:val="DefaultParagraphFont"/>
    <w:link w:val="Heading1"/>
    <w:uiPriority w:val="9"/>
    <w:rsid w:val="005C65EE"/>
    <w:rPr>
      <w:rFonts w:eastAsiaTheme="majorEastAsia"/>
      <w:b/>
      <w:bCs/>
      <w:color w:val="365F91" w:themeColor="accent1" w:themeShade="BF"/>
      <w:sz w:val="26"/>
      <w:szCs w:val="26"/>
    </w:rPr>
  </w:style>
  <w:style w:type="character" w:customStyle="1" w:styleId="Heading2Char">
    <w:name w:val="Heading 2 Char"/>
    <w:basedOn w:val="DefaultParagraphFont"/>
    <w:link w:val="Heading2"/>
    <w:uiPriority w:val="9"/>
    <w:rsid w:val="005C65EE"/>
    <w:rPr>
      <w:rFonts w:eastAsiaTheme="majorEastAsia"/>
      <w:b/>
      <w:bCs/>
      <w:color w:val="4F81BD" w:themeColor="accent1"/>
      <w:sz w:val="26"/>
      <w:szCs w:val="26"/>
    </w:rPr>
  </w:style>
  <w:style w:type="character" w:customStyle="1" w:styleId="Heading3Char">
    <w:name w:val="Heading 3 Char"/>
    <w:basedOn w:val="DefaultParagraphFont"/>
    <w:link w:val="Heading3"/>
    <w:uiPriority w:val="9"/>
    <w:rsid w:val="00F43143"/>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A86154"/>
    <w:rPr>
      <w:rFonts w:asciiTheme="majorHAnsi" w:eastAsiaTheme="majorEastAsia" w:hAnsiTheme="majorHAnsi" w:cstheme="majorBidi"/>
      <w:b/>
      <w:bCs/>
      <w:i/>
      <w:iCs/>
      <w:color w:val="4F81BD" w:themeColor="accent1"/>
    </w:rPr>
  </w:style>
  <w:style w:type="character" w:customStyle="1" w:styleId="Heading5Char">
    <w:name w:val="Heading 5 Char"/>
    <w:aliases w:val="5 Char"/>
    <w:basedOn w:val="DefaultParagraphFont"/>
    <w:link w:val="Heading5"/>
    <w:rsid w:val="00A861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A861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A86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86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8615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86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154"/>
  </w:style>
  <w:style w:type="paragraph" w:styleId="Footer">
    <w:name w:val="footer"/>
    <w:basedOn w:val="Normal"/>
    <w:link w:val="FooterChar"/>
    <w:uiPriority w:val="99"/>
    <w:unhideWhenUsed/>
    <w:rsid w:val="00A86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154"/>
  </w:style>
  <w:style w:type="table" w:styleId="TableGrid">
    <w:name w:val="Table Grid"/>
    <w:basedOn w:val="TableNormal"/>
    <w:uiPriority w:val="59"/>
    <w:rsid w:val="00A861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aliases w:val="bullet 1,bullet,Colorful List - Accent 11,List Paragraph1"/>
    <w:basedOn w:val="Normal"/>
    <w:link w:val="ListParagraphChar"/>
    <w:uiPriority w:val="34"/>
    <w:qFormat/>
    <w:rsid w:val="00A86154"/>
    <w:pPr>
      <w:ind w:left="720"/>
      <w:contextualSpacing/>
    </w:pPr>
  </w:style>
  <w:style w:type="paragraph" w:styleId="TOC1">
    <w:name w:val="toc 1"/>
    <w:basedOn w:val="Normal"/>
    <w:next w:val="Normal"/>
    <w:autoRedefine/>
    <w:uiPriority w:val="39"/>
    <w:unhideWhenUsed/>
    <w:qFormat/>
    <w:rsid w:val="000C7A9F"/>
    <w:pPr>
      <w:tabs>
        <w:tab w:val="left" w:pos="480"/>
        <w:tab w:val="right" w:leader="dot" w:pos="9351"/>
      </w:tabs>
      <w:spacing w:after="100"/>
    </w:pPr>
    <w:rPr>
      <w:b/>
    </w:rPr>
  </w:style>
  <w:style w:type="character" w:styleId="Hyperlink">
    <w:name w:val="Hyperlink"/>
    <w:basedOn w:val="DefaultParagraphFont"/>
    <w:uiPriority w:val="99"/>
    <w:unhideWhenUsed/>
    <w:rsid w:val="00A86154"/>
    <w:rPr>
      <w:color w:val="0000FF" w:themeColor="hyperlink"/>
      <w:u w:val="single"/>
    </w:rPr>
  </w:style>
  <w:style w:type="paragraph" w:styleId="TOC2">
    <w:name w:val="toc 2"/>
    <w:basedOn w:val="Normal"/>
    <w:next w:val="Normal"/>
    <w:autoRedefine/>
    <w:uiPriority w:val="39"/>
    <w:unhideWhenUsed/>
    <w:qFormat/>
    <w:rsid w:val="00A86154"/>
    <w:pPr>
      <w:spacing w:after="100"/>
      <w:ind w:left="220"/>
    </w:pPr>
    <w:rPr>
      <w:rFonts w:eastAsiaTheme="minorEastAsia"/>
    </w:rPr>
  </w:style>
  <w:style w:type="character" w:styleId="Emphasis">
    <w:name w:val="Emphasis"/>
    <w:qFormat/>
    <w:rsid w:val="00A86154"/>
    <w:rPr>
      <w:i/>
      <w:iCs/>
    </w:rPr>
  </w:style>
  <w:style w:type="paragraph" w:styleId="Caption">
    <w:name w:val="caption"/>
    <w:basedOn w:val="Normal"/>
    <w:next w:val="Normal"/>
    <w:uiPriority w:val="35"/>
    <w:unhideWhenUsed/>
    <w:qFormat/>
    <w:rsid w:val="00A86154"/>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86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154"/>
    <w:rPr>
      <w:rFonts w:ascii="Tahoma" w:hAnsi="Tahoma" w:cs="Tahoma"/>
      <w:sz w:val="16"/>
      <w:szCs w:val="16"/>
    </w:rPr>
  </w:style>
  <w:style w:type="paragraph" w:styleId="DocumentMap">
    <w:name w:val="Document Map"/>
    <w:basedOn w:val="Normal"/>
    <w:link w:val="DocumentMapChar"/>
    <w:uiPriority w:val="99"/>
    <w:semiHidden/>
    <w:unhideWhenUsed/>
    <w:rsid w:val="00A861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6154"/>
    <w:rPr>
      <w:rFonts w:ascii="Tahoma" w:hAnsi="Tahoma" w:cs="Tahoma"/>
      <w:sz w:val="16"/>
      <w:szCs w:val="16"/>
    </w:rPr>
  </w:style>
  <w:style w:type="paragraph" w:styleId="TOC3">
    <w:name w:val="toc 3"/>
    <w:basedOn w:val="Normal"/>
    <w:next w:val="Normal"/>
    <w:autoRedefine/>
    <w:uiPriority w:val="39"/>
    <w:unhideWhenUsed/>
    <w:rsid w:val="00530A44"/>
    <w:pPr>
      <w:spacing w:after="100"/>
      <w:ind w:left="480"/>
    </w:pPr>
  </w:style>
  <w:style w:type="paragraph" w:styleId="NormalIndent">
    <w:name w:val="Normal Indent"/>
    <w:basedOn w:val="Normal"/>
    <w:autoRedefine/>
    <w:rsid w:val="00216023"/>
    <w:pPr>
      <w:widowControl w:val="0"/>
      <w:spacing w:before="120" w:after="120" w:line="240" w:lineRule="auto"/>
      <w:ind w:left="288" w:right="14"/>
      <w:jc w:val="both"/>
    </w:pPr>
    <w:rPr>
      <w:rFonts w:ascii="Verdana" w:eastAsia="Times New Roman" w:hAnsi="Verdana" w:cs="Tahoma"/>
      <w:b/>
      <w:i/>
      <w:snapToGrid w:val="0"/>
      <w:sz w:val="20"/>
      <w:szCs w:val="20"/>
    </w:rPr>
  </w:style>
  <w:style w:type="paragraph" w:customStyle="1" w:styleId="TableData12">
    <w:name w:val="TableData12"/>
    <w:basedOn w:val="Normal"/>
    <w:rsid w:val="00216023"/>
    <w:pPr>
      <w:widowControl w:val="0"/>
      <w:spacing w:before="40" w:after="0" w:line="26" w:lineRule="atLeast"/>
      <w:ind w:right="14"/>
      <w:jc w:val="both"/>
    </w:pPr>
    <w:rPr>
      <w:rFonts w:eastAsia="Times New Roman"/>
      <w:snapToGrid w:val="0"/>
      <w:sz w:val="26"/>
      <w:szCs w:val="20"/>
    </w:rPr>
  </w:style>
  <w:style w:type="character" w:styleId="CommentReference">
    <w:name w:val="annotation reference"/>
    <w:basedOn w:val="DefaultParagraphFont"/>
    <w:uiPriority w:val="99"/>
    <w:semiHidden/>
    <w:unhideWhenUsed/>
    <w:rsid w:val="00A825BE"/>
    <w:rPr>
      <w:sz w:val="16"/>
      <w:szCs w:val="16"/>
    </w:rPr>
  </w:style>
  <w:style w:type="paragraph" w:styleId="CommentText">
    <w:name w:val="annotation text"/>
    <w:basedOn w:val="Normal"/>
    <w:link w:val="CommentTextChar"/>
    <w:uiPriority w:val="99"/>
    <w:semiHidden/>
    <w:unhideWhenUsed/>
    <w:rsid w:val="00A825BE"/>
    <w:pPr>
      <w:spacing w:line="240" w:lineRule="auto"/>
    </w:pPr>
    <w:rPr>
      <w:sz w:val="20"/>
      <w:szCs w:val="20"/>
    </w:rPr>
  </w:style>
  <w:style w:type="character" w:customStyle="1" w:styleId="CommentTextChar">
    <w:name w:val="Comment Text Char"/>
    <w:basedOn w:val="DefaultParagraphFont"/>
    <w:link w:val="CommentText"/>
    <w:uiPriority w:val="99"/>
    <w:semiHidden/>
    <w:rsid w:val="00A825BE"/>
    <w:rPr>
      <w:sz w:val="20"/>
      <w:szCs w:val="20"/>
    </w:rPr>
  </w:style>
  <w:style w:type="character" w:customStyle="1" w:styleId="ListParagraphChar">
    <w:name w:val="List Paragraph Char"/>
    <w:aliases w:val="bullet 1 Char,bullet Char,Colorful List - Accent 11 Char,List Paragraph1 Char"/>
    <w:link w:val="ListParagraph"/>
    <w:uiPriority w:val="34"/>
    <w:rsid w:val="00A825BE"/>
  </w:style>
  <w:style w:type="paragraph" w:styleId="CommentSubject">
    <w:name w:val="annotation subject"/>
    <w:basedOn w:val="CommentText"/>
    <w:next w:val="CommentText"/>
    <w:link w:val="CommentSubjectChar"/>
    <w:uiPriority w:val="99"/>
    <w:semiHidden/>
    <w:unhideWhenUsed/>
    <w:rsid w:val="006279EF"/>
    <w:rPr>
      <w:b/>
      <w:bCs/>
    </w:rPr>
  </w:style>
  <w:style w:type="character" w:customStyle="1" w:styleId="CommentSubjectChar">
    <w:name w:val="Comment Subject Char"/>
    <w:basedOn w:val="CommentTextChar"/>
    <w:link w:val="CommentSubject"/>
    <w:uiPriority w:val="99"/>
    <w:semiHidden/>
    <w:rsid w:val="006279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Working%20forders\06-ReviewingDocuments\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358DE0-C84A-4560-A9FC-E6BF547F7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Document-Template.dotx</Template>
  <TotalTime>121</TotalTime>
  <Pages>38</Pages>
  <Words>4261</Words>
  <Characters>24290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Nguyen Thanh Son</cp:lastModifiedBy>
  <cp:revision>53</cp:revision>
  <cp:lastPrinted>2017-09-13T08:34:00Z</cp:lastPrinted>
  <dcterms:created xsi:type="dcterms:W3CDTF">2022-10-27T06:18:00Z</dcterms:created>
  <dcterms:modified xsi:type="dcterms:W3CDTF">2022-10-27T08:19:00Z</dcterms:modified>
</cp:coreProperties>
</file>